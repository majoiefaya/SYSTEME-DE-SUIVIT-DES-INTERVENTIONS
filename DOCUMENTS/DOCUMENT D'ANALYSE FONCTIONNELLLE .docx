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81D4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  <w:bookmarkStart w:id="0" w:name="_Hlk94283969"/>
      <w:bookmarkEnd w:id="0"/>
      <w:r w:rsidRPr="009E7B0B">
        <w:rPr>
          <w:rFonts w:ascii="Trebuchet MS" w:hAnsi="Trebuchet MS" w:cs="Arial"/>
          <w:b/>
          <w:bCs/>
          <w:sz w:val="24"/>
          <w:szCs w:val="24"/>
          <w:u w:val="single"/>
        </w:rPr>
        <w:t>ANALYSE FONCTIONNELLE</w:t>
      </w:r>
    </w:p>
    <w:p w14:paraId="68A795B5" w14:textId="77777777" w:rsidR="00DC448C" w:rsidRPr="009E7B0B" w:rsidRDefault="00DC448C" w:rsidP="00DC448C">
      <w:pPr>
        <w:spacing w:line="360" w:lineRule="auto"/>
        <w:jc w:val="both"/>
        <w:rPr>
          <w:rFonts w:ascii="Trebuchet MS" w:hAnsi="Trebuchet MS" w:cs="Arial"/>
          <w:sz w:val="24"/>
          <w:szCs w:val="24"/>
        </w:rPr>
      </w:pPr>
      <w:r w:rsidRPr="009E7B0B">
        <w:rPr>
          <w:rFonts w:ascii="Trebuchet MS" w:hAnsi="Trebuchet MS" w:cs="Arial"/>
          <w:noProof/>
          <w:sz w:val="24"/>
          <w:szCs w:val="24"/>
          <w:lang w:eastAsia="fr-FR"/>
        </w:rPr>
        <mc:AlternateContent>
          <mc:Choice Requires="wps">
            <w:drawing>
              <wp:inline distT="0" distB="0" distL="0" distR="0" wp14:anchorId="026FDB4D" wp14:editId="183CCCFA">
                <wp:extent cx="5753100" cy="1085850"/>
                <wp:effectExtent l="38100" t="57150" r="38100" b="57150"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08585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E0242" w14:textId="7F253E6A" w:rsidR="00DC448C" w:rsidRPr="00DC448C" w:rsidRDefault="00DC448C" w:rsidP="00DC448C">
                            <w:pPr>
                              <w:spacing w:line="360" w:lineRule="auto"/>
                              <w:jc w:val="center"/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eastAsia="Arial Narrow" w:hAnsi="Arial Narrow" w:cs="Arial Narrow"/>
                                <w:b/>
                                <w:color w:val="000000" w:themeColor="text1"/>
                                <w:sz w:val="36"/>
                                <w:szCs w:val="32"/>
                                <w:lang w:val="fr-CA"/>
                              </w:rPr>
                              <w:t>SUIVIT DES INTERVENTIONS ET GESTION COMPLETE DES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6FDB4D" id="Rectangle: Rounded Corners 1" o:spid="_x0000_s1026" style="width:45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" fillcolor="white [3201]" stroked="f" strokeweight="1pt">
                <v:stroke joinstyle="miter"/>
                <v:textbox>
                  <w:txbxContent>
                    <w:p w14:paraId="4C3E0242" w14:textId="7F253E6A" w:rsidR="00DC448C" w:rsidRPr="00DC448C" w:rsidRDefault="00DC448C" w:rsidP="00DC448C">
                      <w:pPr>
                        <w:spacing w:line="360" w:lineRule="auto"/>
                        <w:jc w:val="center"/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eastAsia="Arial Narrow" w:hAnsi="Arial Narrow" w:cs="Arial Narrow"/>
                          <w:b/>
                          <w:color w:val="000000" w:themeColor="text1"/>
                          <w:sz w:val="36"/>
                          <w:szCs w:val="32"/>
                          <w:lang w:val="fr-CA"/>
                        </w:rPr>
                        <w:t>SUIVIT DES INTERVENTIONS ET GESTION COMPLETE DES SERVICES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0271CB2" w14:textId="77777777" w:rsidR="00DC448C" w:rsidRPr="009E7B0B" w:rsidRDefault="00DC448C" w:rsidP="00DC448C">
      <w:pPr>
        <w:tabs>
          <w:tab w:val="left" w:pos="2285"/>
        </w:tabs>
        <w:spacing w:line="360" w:lineRule="auto"/>
        <w:jc w:val="both"/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</w:rPr>
        <w:tab/>
      </w:r>
    </w:p>
    <w:p w14:paraId="77848744" w14:textId="77777777" w:rsidR="00DC448C" w:rsidRPr="009E7B0B" w:rsidRDefault="00DC448C" w:rsidP="00DC448C">
      <w:pPr>
        <w:spacing w:line="360" w:lineRule="auto"/>
        <w:jc w:val="both"/>
        <w:rPr>
          <w:rFonts w:ascii="Trebuchet MS" w:hAnsi="Trebuchet MS" w:cs="Arial"/>
          <w:sz w:val="24"/>
          <w:szCs w:val="24"/>
        </w:rPr>
      </w:pPr>
    </w:p>
    <w:p w14:paraId="32463B29" w14:textId="77777777" w:rsidR="00DC448C" w:rsidRPr="009E7B0B" w:rsidRDefault="00DC448C" w:rsidP="00DC448C">
      <w:pPr>
        <w:spacing w:line="360" w:lineRule="auto"/>
        <w:jc w:val="both"/>
        <w:rPr>
          <w:rFonts w:ascii="Trebuchet MS" w:hAnsi="Trebuchet MS" w:cs="Arial"/>
          <w:b/>
          <w:bCs/>
          <w:sz w:val="24"/>
          <w:szCs w:val="24"/>
          <w:u w:val="single"/>
        </w:rPr>
      </w:pPr>
      <w:r w:rsidRPr="009E7B0B">
        <w:rPr>
          <w:rFonts w:ascii="Trebuchet MS" w:hAnsi="Trebuchet MS" w:cs="Arial"/>
          <w:b/>
          <w:bCs/>
          <w:sz w:val="24"/>
          <w:szCs w:val="24"/>
          <w:u w:val="single"/>
        </w:rPr>
        <w:t xml:space="preserve">Groupe : </w:t>
      </w:r>
    </w:p>
    <w:p w14:paraId="4B5854B5" w14:textId="295AC409" w:rsidR="00DC448C" w:rsidRPr="009E7B0B" w:rsidRDefault="00081414" w:rsidP="00DC448C">
      <w:pPr>
        <w:spacing w:line="360" w:lineRule="auto"/>
        <w:jc w:val="both"/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  <w:u w:val="single"/>
        </w:rPr>
        <w:t>Etudiant</w:t>
      </w:r>
      <w:r w:rsidR="00DC448C" w:rsidRPr="009E7B0B">
        <w:rPr>
          <w:rFonts w:ascii="Trebuchet MS" w:hAnsi="Trebuchet MS" w:cs="Arial"/>
          <w:sz w:val="24"/>
          <w:szCs w:val="24"/>
          <w:u w:val="single"/>
        </w:rPr>
        <w:t xml:space="preserve"> 1</w:t>
      </w:r>
      <w:r w:rsidR="00DC448C" w:rsidRPr="009E7B0B">
        <w:rPr>
          <w:rFonts w:ascii="Trebuchet MS" w:hAnsi="Trebuchet MS" w:cs="Arial"/>
          <w:sz w:val="24"/>
          <w:szCs w:val="24"/>
        </w:rPr>
        <w:t xml:space="preserve">: </w:t>
      </w:r>
      <w:r w:rsidR="00DC448C">
        <w:rPr>
          <w:rFonts w:ascii="Trebuchet MS" w:hAnsi="Trebuchet MS" w:cs="Arial"/>
          <w:sz w:val="24"/>
          <w:szCs w:val="24"/>
        </w:rPr>
        <w:t>FAYA Lidao Majoie</w:t>
      </w:r>
    </w:p>
    <w:p w14:paraId="16B6822B" w14:textId="157DB0C3" w:rsidR="00DC448C" w:rsidRPr="009E7B0B" w:rsidRDefault="00081414" w:rsidP="00DC448C">
      <w:pPr>
        <w:spacing w:line="360" w:lineRule="auto"/>
        <w:jc w:val="both"/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  <w:u w:val="single"/>
        </w:rPr>
        <w:t>Etudiant</w:t>
      </w:r>
      <w:r w:rsidR="00DC448C" w:rsidRPr="009E7B0B">
        <w:rPr>
          <w:rFonts w:ascii="Trebuchet MS" w:hAnsi="Trebuchet MS" w:cs="Arial"/>
          <w:sz w:val="24"/>
          <w:szCs w:val="24"/>
          <w:u w:val="single"/>
        </w:rPr>
        <w:t xml:space="preserve"> 2 </w:t>
      </w:r>
      <w:r w:rsidR="00DC448C" w:rsidRPr="009E7B0B">
        <w:rPr>
          <w:rFonts w:ascii="Trebuchet MS" w:hAnsi="Trebuchet MS" w:cs="Arial"/>
          <w:sz w:val="24"/>
          <w:szCs w:val="24"/>
        </w:rPr>
        <w:t xml:space="preserve">: </w:t>
      </w:r>
      <w:r w:rsidR="00DC448C">
        <w:rPr>
          <w:rFonts w:ascii="Trebuchet MS" w:hAnsi="Trebuchet MS" w:cs="Arial"/>
          <w:sz w:val="24"/>
          <w:szCs w:val="24"/>
        </w:rPr>
        <w:t>BAGNA Prince</w:t>
      </w:r>
    </w:p>
    <w:p w14:paraId="72AC5A00" w14:textId="77777777" w:rsidR="00DC448C" w:rsidRPr="009E7B0B" w:rsidRDefault="00DC448C" w:rsidP="00DC448C">
      <w:pPr>
        <w:spacing w:line="360" w:lineRule="auto"/>
        <w:jc w:val="both"/>
        <w:rPr>
          <w:rFonts w:ascii="Trebuchet MS" w:hAnsi="Trebuchet MS" w:cs="Arial"/>
          <w:sz w:val="24"/>
          <w:szCs w:val="24"/>
        </w:rPr>
      </w:pPr>
    </w:p>
    <w:p w14:paraId="59059C8C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</w:p>
    <w:p w14:paraId="47538C16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</w:p>
    <w:p w14:paraId="6B32110A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</w:p>
    <w:p w14:paraId="7AC49FCB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</w:p>
    <w:p w14:paraId="643335FD" w14:textId="77777777" w:rsidR="00DC448C" w:rsidRPr="009E7B0B" w:rsidRDefault="00DC448C" w:rsidP="00DC448C">
      <w:pPr>
        <w:spacing w:line="360" w:lineRule="auto"/>
        <w:jc w:val="center"/>
        <w:rPr>
          <w:rFonts w:ascii="Trebuchet MS" w:hAnsi="Trebuchet MS" w:cs="Arial"/>
          <w:b/>
          <w:bCs/>
          <w:sz w:val="24"/>
          <w:szCs w:val="24"/>
          <w:u w:val="single"/>
        </w:rPr>
      </w:pPr>
      <w:r w:rsidRPr="009E7B0B">
        <w:rPr>
          <w:rFonts w:ascii="Trebuchet MS" w:hAnsi="Trebuchet MS" w:cs="Arial"/>
          <w:b/>
          <w:bCs/>
          <w:sz w:val="24"/>
          <w:szCs w:val="24"/>
          <w:u w:val="single"/>
        </w:rPr>
        <w:t xml:space="preserve">Encadreur : </w:t>
      </w:r>
    </w:p>
    <w:p w14:paraId="1BAB25DF" w14:textId="6E8CBBC5" w:rsidR="00DC448C" w:rsidRDefault="00DC448C" w:rsidP="00DC448C">
      <w:pPr>
        <w:spacing w:line="360" w:lineRule="auto"/>
        <w:jc w:val="center"/>
        <w:rPr>
          <w:rFonts w:ascii="Trebuchet MS" w:hAnsi="Trebuchet MS" w:cs="Arial"/>
          <w:sz w:val="24"/>
          <w:szCs w:val="24"/>
        </w:rPr>
      </w:pPr>
      <w:r w:rsidRPr="009E7B0B">
        <w:rPr>
          <w:rFonts w:ascii="Trebuchet MS" w:hAnsi="Trebuchet MS" w:cs="Arial"/>
          <w:sz w:val="24"/>
          <w:szCs w:val="24"/>
        </w:rPr>
        <w:t xml:space="preserve">M. </w:t>
      </w:r>
      <w:r w:rsidR="00720CAD">
        <w:rPr>
          <w:rFonts w:ascii="Trebuchet MS" w:hAnsi="Trebuchet MS" w:cs="Arial"/>
          <w:sz w:val="24"/>
          <w:szCs w:val="24"/>
        </w:rPr>
        <w:t>GBATI</w:t>
      </w:r>
      <w:r w:rsidR="000043DD">
        <w:rPr>
          <w:rFonts w:ascii="Trebuchet MS" w:hAnsi="Trebuchet MS" w:cs="Arial"/>
          <w:sz w:val="24"/>
          <w:szCs w:val="24"/>
        </w:rPr>
        <w:t xml:space="preserve"> NINKABOU Badji</w:t>
      </w:r>
    </w:p>
    <w:p w14:paraId="3A25093E" w14:textId="77777777" w:rsidR="006644BA" w:rsidRDefault="00DC448C" w:rsidP="00DC448C">
      <w:pPr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eastAsia="en-US"/>
        </w:rPr>
        <w:id w:val="-642740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16ECAA" w14:textId="77777777" w:rsidR="00C0453F" w:rsidRPr="006D28CA" w:rsidRDefault="00C0453F">
          <w:pPr>
            <w:pStyle w:val="En-ttedetabledesmatires"/>
            <w:rPr>
              <w:color w:val="ED7D31" w:themeColor="accent2"/>
            </w:rPr>
          </w:pPr>
          <w:r w:rsidRPr="006D28CA">
            <w:rPr>
              <w:color w:val="ED7D31" w:themeColor="accent2"/>
            </w:rPr>
            <w:t>Sommaire</w:t>
          </w:r>
        </w:p>
        <w:p w14:paraId="254EF5AD" w14:textId="76980C25" w:rsidR="00C0453F" w:rsidRPr="006D28CA" w:rsidRDefault="00C0453F">
          <w:pPr>
            <w:pStyle w:val="En-ttedetabledesmatires"/>
          </w:pPr>
          <w:r w:rsidRPr="006D28CA">
            <w:t>Table des matières</w:t>
          </w:r>
        </w:p>
        <w:p w14:paraId="40FB6142" w14:textId="5CF9D651" w:rsidR="008939AF" w:rsidRDefault="00C0453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6089" w:history="1">
            <w:r w:rsidR="008939AF" w:rsidRPr="00A72F71">
              <w:rPr>
                <w:rStyle w:val="Lienhypertexte"/>
                <w:b/>
                <w:noProof/>
              </w:rPr>
              <w:t>Introduction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_Toc95836089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06CEFF9D" w14:textId="2CF69264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090" w:history="1">
            <w:r w:rsidR="008939AF" w:rsidRPr="00A72F71">
              <w:rPr>
                <w:rStyle w:val="Lienhypertexte"/>
                <w:noProof/>
              </w:rPr>
              <w:t>I.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Architecture de l’application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_Toc95836090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4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E30ED52" w14:textId="18BFEFD2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091" w:history="1">
            <w:r w:rsidR="008939AF" w:rsidRPr="00A72F71">
              <w:rPr>
                <w:rStyle w:val="Lienhypertexte"/>
                <w:noProof/>
              </w:rPr>
              <w:t>II.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Les Diagrammes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_Toc95836091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5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60D40F9" w14:textId="7925F560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092" w:history="1">
            <w:r w:rsidR="008939AF" w:rsidRPr="00A72F71">
              <w:rPr>
                <w:rStyle w:val="Lienhypertexte"/>
                <w:noProof/>
              </w:rPr>
              <w:t>1.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de contexte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_Toc95836092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5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058276AA" w14:textId="09EBC17F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093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a)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Description textuelle des acteurs du système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_Toc95836093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7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790F01F0" w14:textId="616546A5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094" w:history="1">
            <w:r w:rsidR="008939AF" w:rsidRPr="00A72F71">
              <w:rPr>
                <w:rStyle w:val="Lienhypertexte"/>
                <w:noProof/>
              </w:rPr>
              <w:t>2.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de package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_Toc95836094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7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FCA5E81" w14:textId="659CCE49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095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a)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Description textuelle des packages du système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_Toc95836095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8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219860B1" w14:textId="29E16B6A" w:rsidR="008939AF" w:rsidRDefault="00F7158C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096" w:history="1">
            <w:r w:rsidR="008939AF" w:rsidRPr="00A72F71">
              <w:rPr>
                <w:rStyle w:val="Lienhypertexte"/>
                <w:noProof/>
              </w:rPr>
              <w:t>3. Diagramme de cas d’utilisation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_Toc95836096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9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6DC23A5E" w14:textId="4FE28FE4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097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a)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Diagramme de cas d’utilisation du package « Gestion des Ressources Humaines 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_Toc95836097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9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F4620B5" w14:textId="6E750243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098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b)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Diagramme de cas d’utilisation du Package «Interventions»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_Toc95836098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11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5061A3A2" w14:textId="5814DBE7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099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c)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Diagramme de cas d’utilisation du Package «</w:t>
            </w:r>
            <w:r w:rsidR="008939AF" w:rsidRPr="00A72F71">
              <w:rPr>
                <w:rStyle w:val="Lienhypertexte"/>
                <w:rFonts w:ascii="Trebuchet MS" w:hAnsi="Trebuchet MS" w:cs="Arial"/>
                <w:noProof/>
                <w:lang w:val="en-US"/>
              </w:rPr>
              <w:t xml:space="preserve"> Gestion des </w:t>
            </w:r>
            <w:r w:rsidR="008939AF" w:rsidRPr="00A72F71">
              <w:rPr>
                <w:rStyle w:val="Lienhypertexte"/>
                <w:rFonts w:ascii="Trebuchet MS" w:hAnsi="Trebuchet MS" w:cs="Arial"/>
                <w:noProof/>
              </w:rPr>
              <w:t>Ressources</w:t>
            </w:r>
            <w:r w:rsidR="008939AF" w:rsidRPr="00A72F71">
              <w:rPr>
                <w:rStyle w:val="Lienhypertexte"/>
                <w:rFonts w:ascii="Trebuchet MS" w:hAnsi="Trebuchet MS" w:cs="Arial"/>
                <w:noProof/>
                <w:lang w:val="en-US"/>
              </w:rPr>
              <w:t xml:space="preserve"> </w:t>
            </w:r>
            <w:r w:rsidR="008939AF" w:rsidRPr="00A72F71">
              <w:rPr>
                <w:rStyle w:val="Lienhypertexte"/>
                <w:rFonts w:ascii="Trebuchet MS" w:hAnsi="Trebuchet MS" w:cs="Arial"/>
                <w:noProof/>
              </w:rPr>
              <w:t>Matériels</w:t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_Toc95836099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12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CCF5C8F" w14:textId="622E6B6C" w:rsidR="008939AF" w:rsidRDefault="00F7158C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95836100" w:history="1">
            <w:r w:rsidR="008939AF" w:rsidRPr="00A72F71">
              <w:rPr>
                <w:rStyle w:val="Lienhypertexte"/>
                <w:rFonts w:ascii="Trebuchet MS" w:hAnsi="Trebuchet MS"/>
                <w:noProof/>
              </w:rPr>
              <w:t>d)</w:t>
            </w:r>
            <w:r w:rsidR="008939AF">
              <w:rPr>
                <w:rFonts w:cstheme="minorBidi"/>
                <w:noProof/>
              </w:rPr>
              <w:tab/>
            </w:r>
            <w:r w:rsidR="008939AF" w:rsidRPr="00A72F71">
              <w:rPr>
                <w:rStyle w:val="Lienhypertexte"/>
                <w:rFonts w:ascii="Trebuchet MS" w:hAnsi="Trebuchet MS"/>
                <w:noProof/>
              </w:rPr>
              <w:t>Diagramme de cas d’utilisation du Package «Production de Rapports»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_Toc95836100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13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A1ECA91" w14:textId="56093B9E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1" w:history="1">
            <w:r w:rsidR="008939AF" w:rsidRPr="00A72F71">
              <w:rPr>
                <w:rStyle w:val="Lienhypertexte"/>
                <w:noProof/>
              </w:rPr>
              <w:t>e)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Description textuelle des cas d’utilisations du système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_Toc95836101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14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1A4DF6BE" w14:textId="38DF064B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2" w:history="1">
            <w:r w:rsidR="008939AF" w:rsidRPr="00A72F71">
              <w:rPr>
                <w:rStyle w:val="Lienhypertexte"/>
                <w:noProof/>
              </w:rPr>
              <w:t>4.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_Toc95836102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33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3BFF973D" w14:textId="1CAAAEE9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3" w:history="1">
            <w:r w:rsidR="008939AF" w:rsidRPr="00A72F71">
              <w:rPr>
                <w:rStyle w:val="Lienhypertexte"/>
                <w:noProof/>
              </w:rPr>
              <w:t>a)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«S’Authentifier»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_Toc95836103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33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5759CC2F" w14:textId="05D30537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4" w:history="1">
            <w:r w:rsidR="008939AF" w:rsidRPr="00A72F71">
              <w:rPr>
                <w:rStyle w:val="Lienhypertexte"/>
                <w:noProof/>
              </w:rPr>
              <w:t>b)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«Créer une Intervention»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_Toc95836104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35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2AFB1CCA" w14:textId="6AF2EDD6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5" w:history="1">
            <w:r w:rsidR="008939AF" w:rsidRPr="00A72F71">
              <w:rPr>
                <w:rStyle w:val="Lienhypertexte"/>
                <w:noProof/>
              </w:rPr>
              <w:t>c)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«Localiser Les Interventions»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_Toc95836105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36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7E8C3291" w14:textId="428EFB35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6" w:history="1">
            <w:r w:rsidR="008939AF" w:rsidRPr="00A72F71">
              <w:rPr>
                <w:rStyle w:val="Lienhypertexte"/>
                <w:noProof/>
              </w:rPr>
              <w:t>d)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«Création d'Assistants automatiques»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_Toc95836106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37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637CE5ED" w14:textId="4D553BDD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7" w:history="1">
            <w:r w:rsidR="008939AF" w:rsidRPr="00A72F71">
              <w:rPr>
                <w:rStyle w:val="Lienhypertexte"/>
                <w:noProof/>
              </w:rPr>
              <w:t>e)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«Produire un Rapport»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_Toc95836107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38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498D9BAD" w14:textId="6B17A167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8" w:history="1">
            <w:r w:rsidR="008939AF" w:rsidRPr="00A72F71">
              <w:rPr>
                <w:rStyle w:val="Lienhypertexte"/>
                <w:noProof/>
              </w:rPr>
              <w:t>f)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«Création de compte»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_Toc95836108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39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589A08DF" w14:textId="7ED11679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09" w:history="1">
            <w:r w:rsidR="008939AF" w:rsidRPr="00A72F71">
              <w:rPr>
                <w:rStyle w:val="Lienhypertexte"/>
                <w:noProof/>
              </w:rPr>
              <w:t>g)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«Demande d'Assistance d'Intervention»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_Toc95836109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40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285348BA" w14:textId="57A8FF33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10" w:history="1">
            <w:r w:rsidR="008939AF" w:rsidRPr="00A72F71">
              <w:rPr>
                <w:rStyle w:val="Lienhypertexte"/>
                <w:noProof/>
              </w:rPr>
              <w:t>h)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d’activité du cas d’utilisation  «Envoie de Rapport»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_Toc95836110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41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1E19C8C3" w14:textId="04C92F12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11" w:history="1">
            <w:r w:rsidR="008939AF" w:rsidRPr="00A72F71">
              <w:rPr>
                <w:rStyle w:val="Lienhypertexte"/>
                <w:noProof/>
              </w:rPr>
              <w:t>5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de classe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_Toc95836111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42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5E37955D" w14:textId="17A1073E" w:rsidR="008939AF" w:rsidRDefault="00F7158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95836112" w:history="1">
            <w:r w:rsidR="008939AF" w:rsidRPr="00A72F71">
              <w:rPr>
                <w:rStyle w:val="Lienhypertexte"/>
                <w:noProof/>
              </w:rPr>
              <w:t>6</w:t>
            </w:r>
            <w:r w:rsidR="008939AF">
              <w:rPr>
                <w:noProof/>
                <w:sz w:val="22"/>
                <w:szCs w:val="22"/>
                <w:lang w:eastAsia="fr-FR"/>
              </w:rPr>
              <w:tab/>
            </w:r>
            <w:r w:rsidR="008939AF" w:rsidRPr="00A72F71">
              <w:rPr>
                <w:rStyle w:val="Lienhypertexte"/>
                <w:noProof/>
              </w:rPr>
              <w:t>Diagramme Entité-Relation</w:t>
            </w:r>
            <w:r w:rsidR="008939AF">
              <w:rPr>
                <w:noProof/>
                <w:webHidden/>
              </w:rPr>
              <w:tab/>
            </w:r>
            <w:r w:rsidR="008939AF">
              <w:rPr>
                <w:noProof/>
                <w:webHidden/>
              </w:rPr>
              <w:fldChar w:fldCharType="begin"/>
            </w:r>
            <w:r w:rsidR="008939AF">
              <w:rPr>
                <w:noProof/>
                <w:webHidden/>
              </w:rPr>
              <w:instrText xml:space="preserve"> PAGEREF _Toc95836112 \h </w:instrText>
            </w:r>
            <w:r w:rsidR="008939AF">
              <w:rPr>
                <w:noProof/>
                <w:webHidden/>
              </w:rPr>
            </w:r>
            <w:r w:rsidR="008939AF">
              <w:rPr>
                <w:noProof/>
                <w:webHidden/>
              </w:rPr>
              <w:fldChar w:fldCharType="separate"/>
            </w:r>
            <w:r w:rsidR="008939AF">
              <w:rPr>
                <w:noProof/>
                <w:webHidden/>
              </w:rPr>
              <w:t>42</w:t>
            </w:r>
            <w:r w:rsidR="008939AF">
              <w:rPr>
                <w:noProof/>
                <w:webHidden/>
              </w:rPr>
              <w:fldChar w:fldCharType="end"/>
            </w:r>
          </w:hyperlink>
        </w:p>
        <w:p w14:paraId="6133AC69" w14:textId="1569F74A" w:rsidR="00C0453F" w:rsidRPr="009E5DBF" w:rsidRDefault="00C0453F">
          <w:pPr>
            <w:rPr>
              <w:color w:val="ED7D31" w:themeColor="accent2"/>
            </w:rPr>
          </w:pPr>
          <w:r>
            <w:rPr>
              <w:b/>
              <w:bCs/>
            </w:rPr>
            <w:fldChar w:fldCharType="end"/>
          </w:r>
        </w:p>
      </w:sdtContent>
    </w:sdt>
    <w:p w14:paraId="0FD89243" w14:textId="480F2197" w:rsidR="00DC448C" w:rsidRPr="009E5DBF" w:rsidRDefault="009E5DBF" w:rsidP="00DC448C">
      <w:pPr>
        <w:rPr>
          <w:rFonts w:ascii="Trebuchet MS" w:hAnsi="Trebuchet MS" w:cs="Arial"/>
          <w:color w:val="ED7D31" w:themeColor="accent2"/>
          <w:sz w:val="24"/>
          <w:szCs w:val="24"/>
        </w:rPr>
      </w:pPr>
      <w:r w:rsidRPr="009E5DBF">
        <w:rPr>
          <w:rFonts w:ascii="Trebuchet MS" w:hAnsi="Trebuchet MS" w:cs="Arial"/>
          <w:color w:val="ED7D31" w:themeColor="accent2"/>
          <w:sz w:val="24"/>
          <w:szCs w:val="24"/>
        </w:rPr>
        <w:t>Liste des Tableaux</w:t>
      </w:r>
    </w:p>
    <w:p w14:paraId="66DF8953" w14:textId="28550783" w:rsidR="006D6296" w:rsidRDefault="006D6296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r>
        <w:rPr>
          <w:rFonts w:ascii="Trebuchet MS" w:hAnsi="Trebuchet MS" w:cs="Arial"/>
          <w:sz w:val="24"/>
          <w:szCs w:val="24"/>
        </w:rPr>
        <w:fldChar w:fldCharType="begin"/>
      </w:r>
      <w:r>
        <w:rPr>
          <w:rFonts w:ascii="Trebuchet MS" w:hAnsi="Trebuchet MS" w:cs="Arial"/>
          <w:sz w:val="24"/>
          <w:szCs w:val="24"/>
        </w:rPr>
        <w:instrText xml:space="preserve"> TOC \h \z \c "Tableau" </w:instrText>
      </w:r>
      <w:r>
        <w:rPr>
          <w:rFonts w:ascii="Trebuchet MS" w:hAnsi="Trebuchet MS" w:cs="Arial"/>
          <w:sz w:val="24"/>
          <w:szCs w:val="24"/>
        </w:rPr>
        <w:fldChar w:fldCharType="separate"/>
      </w:r>
      <w:hyperlink w:anchor="_Toc95839366" w:history="1">
        <w:r w:rsidRPr="0025300F">
          <w:rPr>
            <w:rStyle w:val="Lienhypertexte"/>
            <w:noProof/>
          </w:rPr>
          <w:t>Tableau 1: Description textuelle des acteurs du système.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_Toc95839366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A42EC3" w14:textId="478C9F6E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67" w:history="1">
        <w:r w:rsidR="006D6296" w:rsidRPr="0025300F">
          <w:rPr>
            <w:rStyle w:val="Lienhypertexte"/>
            <w:noProof/>
          </w:rPr>
          <w:t>Tableau 2:Tableau de Description textuelle des packages du système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_Toc95839367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8</w:t>
        </w:r>
        <w:r w:rsidR="006D6296">
          <w:rPr>
            <w:noProof/>
            <w:webHidden/>
          </w:rPr>
          <w:fldChar w:fldCharType="end"/>
        </w:r>
      </w:hyperlink>
    </w:p>
    <w:p w14:paraId="3DA2C11D" w14:textId="2D8AA886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68" w:history="1">
        <w:r w:rsidR="006D6296" w:rsidRPr="0025300F">
          <w:rPr>
            <w:rStyle w:val="Lienhypertexte"/>
            <w:noProof/>
          </w:rPr>
          <w:t>Tableau 3 : Description textuelle du cas d'utilisation « Créer un compte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_Toc95839368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14</w:t>
        </w:r>
        <w:r w:rsidR="006D6296">
          <w:rPr>
            <w:noProof/>
            <w:webHidden/>
          </w:rPr>
          <w:fldChar w:fldCharType="end"/>
        </w:r>
      </w:hyperlink>
    </w:p>
    <w:p w14:paraId="27D739F2" w14:textId="4D39D1FD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69" w:history="1">
        <w:r w:rsidR="006D6296" w:rsidRPr="0025300F">
          <w:rPr>
            <w:rStyle w:val="Lienhypertexte"/>
            <w:noProof/>
          </w:rPr>
          <w:t>Tableau 4: Description textuelle du cas d'utilisation « Créer une Intervention»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_Toc95839369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15</w:t>
        </w:r>
        <w:r w:rsidR="006D6296">
          <w:rPr>
            <w:noProof/>
            <w:webHidden/>
          </w:rPr>
          <w:fldChar w:fldCharType="end"/>
        </w:r>
      </w:hyperlink>
    </w:p>
    <w:p w14:paraId="06D6CC8A" w14:textId="1CB948A3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0" w:history="1">
        <w:r w:rsidR="006D6296" w:rsidRPr="0025300F">
          <w:rPr>
            <w:rStyle w:val="Lienhypertexte"/>
            <w:noProof/>
          </w:rPr>
          <w:t>Tableau 5: Description textuelle du cas d'utilisation « s'authentifier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_Toc95839370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18</w:t>
        </w:r>
        <w:r w:rsidR="006D6296">
          <w:rPr>
            <w:noProof/>
            <w:webHidden/>
          </w:rPr>
          <w:fldChar w:fldCharType="end"/>
        </w:r>
      </w:hyperlink>
    </w:p>
    <w:p w14:paraId="79717284" w14:textId="5092CE3F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1" w:history="1">
        <w:r w:rsidR="006D6296" w:rsidRPr="0025300F">
          <w:rPr>
            <w:rStyle w:val="Lienhypertexte"/>
            <w:noProof/>
          </w:rPr>
          <w:t>Tableau 6 :Description textuelle du cas d'utilisation « Localiser Les Interventions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_Toc95839371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19</w:t>
        </w:r>
        <w:r w:rsidR="006D6296">
          <w:rPr>
            <w:noProof/>
            <w:webHidden/>
          </w:rPr>
          <w:fldChar w:fldCharType="end"/>
        </w:r>
      </w:hyperlink>
    </w:p>
    <w:p w14:paraId="10432E7D" w14:textId="5C9A9F4E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2" w:history="1">
        <w:r w:rsidR="006D6296" w:rsidRPr="0025300F">
          <w:rPr>
            <w:rStyle w:val="Lienhypertexte"/>
            <w:noProof/>
          </w:rPr>
          <w:t>Tableau 7 :Description textuelle du cas d'utilisation « Produire et Enregistrer un Rapport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_Toc95839372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20</w:t>
        </w:r>
        <w:r w:rsidR="006D6296">
          <w:rPr>
            <w:noProof/>
            <w:webHidden/>
          </w:rPr>
          <w:fldChar w:fldCharType="end"/>
        </w:r>
      </w:hyperlink>
    </w:p>
    <w:p w14:paraId="7C5B20B0" w14:textId="4DCB918F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3" w:history="1">
        <w:r w:rsidR="006D6296" w:rsidRPr="0025300F">
          <w:rPr>
            <w:rStyle w:val="Lienhypertexte"/>
            <w:noProof/>
          </w:rPr>
          <w:t>Tableau 8 : Description textuelle du cas d'utilisation « Envoyer  un Rapport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_Toc95839373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21</w:t>
        </w:r>
        <w:r w:rsidR="006D6296">
          <w:rPr>
            <w:noProof/>
            <w:webHidden/>
          </w:rPr>
          <w:fldChar w:fldCharType="end"/>
        </w:r>
      </w:hyperlink>
    </w:p>
    <w:p w14:paraId="4F01F161" w14:textId="322C07EA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4" w:history="1">
        <w:r w:rsidR="006D6296" w:rsidRPr="0025300F">
          <w:rPr>
            <w:rStyle w:val="Lienhypertexte"/>
            <w:noProof/>
          </w:rPr>
          <w:t>Tableau 9 : Description textuelle du cas d'utilisation « Regrouper les Interventions par zone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_Toc95839374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23</w:t>
        </w:r>
        <w:r w:rsidR="006D6296">
          <w:rPr>
            <w:noProof/>
            <w:webHidden/>
          </w:rPr>
          <w:fldChar w:fldCharType="end"/>
        </w:r>
      </w:hyperlink>
    </w:p>
    <w:p w14:paraId="1895F061" w14:textId="68265042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5" w:history="1">
        <w:r w:rsidR="006D6296" w:rsidRPr="0025300F">
          <w:rPr>
            <w:rStyle w:val="Lienhypertexte"/>
            <w:noProof/>
          </w:rPr>
          <w:t>Tableau 10 : Description textuelle du cas d'utilisation « </w:t>
        </w:r>
        <w:r w:rsidR="006D6296" w:rsidRPr="0025300F">
          <w:rPr>
            <w:rStyle w:val="Lienhypertexte"/>
            <w:noProof/>
            <w:lang w:eastAsia="fr-FR"/>
          </w:rPr>
          <w:t>Créer des Assistants Automatiques et intelligents</w:t>
        </w:r>
        <w:r w:rsidR="006D6296" w:rsidRPr="0025300F">
          <w:rPr>
            <w:rStyle w:val="Lienhypertexte"/>
            <w:noProof/>
          </w:rPr>
          <w:t>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_Toc95839375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25</w:t>
        </w:r>
        <w:r w:rsidR="006D6296">
          <w:rPr>
            <w:noProof/>
            <w:webHidden/>
          </w:rPr>
          <w:fldChar w:fldCharType="end"/>
        </w:r>
      </w:hyperlink>
    </w:p>
    <w:p w14:paraId="4B33806B" w14:textId="78ED10D6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6" w:history="1">
        <w:r w:rsidR="006D6296" w:rsidRPr="0025300F">
          <w:rPr>
            <w:rStyle w:val="Lienhypertexte"/>
            <w:noProof/>
          </w:rPr>
          <w:t>Tableau 11: Description textuelle du cas d'utilisation « </w:t>
        </w:r>
        <w:r w:rsidR="006D6296" w:rsidRPr="0025300F">
          <w:rPr>
            <w:rStyle w:val="Lienhypertexte"/>
            <w:noProof/>
            <w:lang w:eastAsia="fr-FR"/>
          </w:rPr>
          <w:t>Demander une assistance d’intervention</w:t>
        </w:r>
        <w:r w:rsidR="006D6296" w:rsidRPr="0025300F">
          <w:rPr>
            <w:rStyle w:val="Lienhypertexte"/>
            <w:noProof/>
          </w:rPr>
          <w:t>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_Toc95839376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26</w:t>
        </w:r>
        <w:r w:rsidR="006D6296">
          <w:rPr>
            <w:noProof/>
            <w:webHidden/>
          </w:rPr>
          <w:fldChar w:fldCharType="end"/>
        </w:r>
      </w:hyperlink>
    </w:p>
    <w:p w14:paraId="11D27825" w14:textId="4FD5A209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7" w:history="1">
        <w:r w:rsidR="006D6296" w:rsidRPr="0025300F">
          <w:rPr>
            <w:rStyle w:val="Lienhypertexte"/>
            <w:noProof/>
          </w:rPr>
          <w:t>Tableau 12 : Description textuelle du cas d'utilisation «Afficher les statistiques d’utilisation des équipements par catégorie ainsi que les noms des équipes qui les ont utilisés»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_Toc95839377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27</w:t>
        </w:r>
        <w:r w:rsidR="006D6296">
          <w:rPr>
            <w:noProof/>
            <w:webHidden/>
          </w:rPr>
          <w:fldChar w:fldCharType="end"/>
        </w:r>
      </w:hyperlink>
    </w:p>
    <w:p w14:paraId="5257CCCD" w14:textId="27B14E0B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8" w:history="1">
        <w:r w:rsidR="006D6296" w:rsidRPr="0025300F">
          <w:rPr>
            <w:rStyle w:val="Lienhypertexte"/>
            <w:noProof/>
          </w:rPr>
          <w:t>Tableau 13 : Description textuelle du cas d'utilisation « Demander un Equipement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_Toc95839378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29</w:t>
        </w:r>
        <w:r w:rsidR="006D6296">
          <w:rPr>
            <w:noProof/>
            <w:webHidden/>
          </w:rPr>
          <w:fldChar w:fldCharType="end"/>
        </w:r>
      </w:hyperlink>
    </w:p>
    <w:p w14:paraId="0D58B881" w14:textId="54305D61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79" w:history="1">
        <w:r w:rsidR="006D6296" w:rsidRPr="0025300F">
          <w:rPr>
            <w:rStyle w:val="Lienhypertexte"/>
            <w:noProof/>
          </w:rPr>
          <w:t>Tableau 14 : Description textuelle du cas d'utilisation « Affecter un Equipement  a une équipe ou à un Technicien 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_Toc95839379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31</w:t>
        </w:r>
        <w:r w:rsidR="006D6296">
          <w:rPr>
            <w:noProof/>
            <w:webHidden/>
          </w:rPr>
          <w:fldChar w:fldCharType="end"/>
        </w:r>
      </w:hyperlink>
    </w:p>
    <w:p w14:paraId="1FAAF326" w14:textId="297F2F23" w:rsidR="006D6296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380" w:history="1">
        <w:r w:rsidR="006D6296" w:rsidRPr="0025300F">
          <w:rPr>
            <w:rStyle w:val="Lienhypertexte"/>
            <w:noProof/>
          </w:rPr>
          <w:t>Tableau 15 : Description textuelle du cas d'utilisation «Validation création compte»</w:t>
        </w:r>
        <w:r w:rsidR="006D6296">
          <w:rPr>
            <w:noProof/>
            <w:webHidden/>
          </w:rPr>
          <w:tab/>
        </w:r>
        <w:r w:rsidR="006D6296">
          <w:rPr>
            <w:noProof/>
            <w:webHidden/>
          </w:rPr>
          <w:fldChar w:fldCharType="begin"/>
        </w:r>
        <w:r w:rsidR="006D6296">
          <w:rPr>
            <w:noProof/>
            <w:webHidden/>
          </w:rPr>
          <w:instrText xml:space="preserve"> PAGEREF _Toc95839380 \h </w:instrText>
        </w:r>
        <w:r w:rsidR="006D6296">
          <w:rPr>
            <w:noProof/>
            <w:webHidden/>
          </w:rPr>
        </w:r>
        <w:r w:rsidR="006D6296">
          <w:rPr>
            <w:noProof/>
            <w:webHidden/>
          </w:rPr>
          <w:fldChar w:fldCharType="separate"/>
        </w:r>
        <w:r w:rsidR="006D6296">
          <w:rPr>
            <w:noProof/>
            <w:webHidden/>
          </w:rPr>
          <w:t>32</w:t>
        </w:r>
        <w:r w:rsidR="006D6296">
          <w:rPr>
            <w:noProof/>
            <w:webHidden/>
          </w:rPr>
          <w:fldChar w:fldCharType="end"/>
        </w:r>
      </w:hyperlink>
    </w:p>
    <w:p w14:paraId="7BC70B91" w14:textId="7C3EBAD0" w:rsidR="0034679B" w:rsidRDefault="006D6296" w:rsidP="00DC448C">
      <w:pPr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</w:rPr>
        <w:fldChar w:fldCharType="end"/>
      </w:r>
    </w:p>
    <w:p w14:paraId="68B2E4EF" w14:textId="1F02586D" w:rsidR="0034679B" w:rsidRPr="009E5DBF" w:rsidRDefault="009E5DBF" w:rsidP="00DC448C">
      <w:pPr>
        <w:rPr>
          <w:rFonts w:ascii="Trebuchet MS" w:hAnsi="Trebuchet MS" w:cs="Arial"/>
          <w:color w:val="ED7D31" w:themeColor="accent2"/>
          <w:sz w:val="24"/>
          <w:szCs w:val="24"/>
        </w:rPr>
      </w:pPr>
      <w:r w:rsidRPr="009E5DBF">
        <w:rPr>
          <w:rFonts w:ascii="Trebuchet MS" w:hAnsi="Trebuchet MS" w:cs="Arial"/>
          <w:color w:val="ED7D31" w:themeColor="accent2"/>
          <w:sz w:val="24"/>
          <w:szCs w:val="24"/>
        </w:rPr>
        <w:t>Liste des Figures</w:t>
      </w:r>
    </w:p>
    <w:p w14:paraId="7BC67383" w14:textId="6FA8E4F7" w:rsidR="00D24E95" w:rsidRDefault="00D24E95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r>
        <w:rPr>
          <w:rFonts w:ascii="Trebuchet MS" w:hAnsi="Trebuchet MS" w:cs="Arial"/>
          <w:sz w:val="24"/>
          <w:szCs w:val="24"/>
        </w:rPr>
        <w:fldChar w:fldCharType="begin"/>
      </w:r>
      <w:r>
        <w:rPr>
          <w:rFonts w:ascii="Trebuchet MS" w:hAnsi="Trebuchet MS" w:cs="Arial"/>
          <w:sz w:val="24"/>
          <w:szCs w:val="24"/>
        </w:rPr>
        <w:instrText xml:space="preserve"> TOC \h \z \c "Figure" </w:instrText>
      </w:r>
      <w:r>
        <w:rPr>
          <w:rFonts w:ascii="Trebuchet MS" w:hAnsi="Trebuchet MS" w:cs="Arial"/>
          <w:sz w:val="24"/>
          <w:szCs w:val="24"/>
        </w:rPr>
        <w:fldChar w:fldCharType="separate"/>
      </w:r>
      <w:hyperlink w:anchor="_Toc95839962" w:history="1">
        <w:r w:rsidRPr="004531B5">
          <w:rPr>
            <w:rStyle w:val="Lienhypertexte"/>
            <w:noProof/>
          </w:rPr>
          <w:t>Figure 1 Architecture Logicielle  du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_Toc95839962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A5A43" w14:textId="645BBC59" w:rsidR="00D24E95" w:rsidRDefault="00F7158C">
      <w:pPr>
        <w:pStyle w:val="Tabledesillustrations"/>
        <w:tabs>
          <w:tab w:val="left" w:pos="2310"/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3" w:history="1">
        <w:r w:rsidR="00D24E95" w:rsidRPr="004531B5">
          <w:rPr>
            <w:rStyle w:val="Lienhypertexte"/>
            <w:noProof/>
          </w:rPr>
          <w:t xml:space="preserve">Figure 2 :Diagramme de </w:t>
        </w:r>
        <w:r w:rsidR="00D24E95">
          <w:rPr>
            <w:noProof/>
            <w:sz w:val="22"/>
            <w:szCs w:val="22"/>
            <w:lang w:eastAsia="fr-FR"/>
          </w:rPr>
          <w:tab/>
        </w:r>
        <w:r w:rsidR="00D24E95" w:rsidRPr="004531B5">
          <w:rPr>
            <w:rStyle w:val="Lienhypertexte"/>
            <w:noProof/>
          </w:rPr>
          <w:t>Contexte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_Toc95839963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9</w:t>
        </w:r>
        <w:r w:rsidR="00D24E95">
          <w:rPr>
            <w:noProof/>
            <w:webHidden/>
          </w:rPr>
          <w:fldChar w:fldCharType="end"/>
        </w:r>
      </w:hyperlink>
    </w:p>
    <w:p w14:paraId="4A755E95" w14:textId="151BAC67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4" w:history="1">
        <w:r w:rsidR="00D24E95" w:rsidRPr="004531B5">
          <w:rPr>
            <w:rStyle w:val="Lienhypertexte"/>
            <w:noProof/>
          </w:rPr>
          <w:t xml:space="preserve"> Figure 3 : Diagramme de package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_Toc95839964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11</w:t>
        </w:r>
        <w:r w:rsidR="00D24E95">
          <w:rPr>
            <w:noProof/>
            <w:webHidden/>
          </w:rPr>
          <w:fldChar w:fldCharType="end"/>
        </w:r>
      </w:hyperlink>
    </w:p>
    <w:p w14:paraId="13BA5458" w14:textId="61B19F44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5" w:history="1">
        <w:r w:rsidR="00D24E95" w:rsidRPr="004531B5">
          <w:rPr>
            <w:rStyle w:val="Lienhypertexte"/>
            <w:noProof/>
          </w:rPr>
          <w:t xml:space="preserve"> Figure 4 : Diagramme de Cas d’utilisation du package « Gestion des Ressources Humaines»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_Toc95839965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13</w:t>
        </w:r>
        <w:r w:rsidR="00D24E95">
          <w:rPr>
            <w:noProof/>
            <w:webHidden/>
          </w:rPr>
          <w:fldChar w:fldCharType="end"/>
        </w:r>
      </w:hyperlink>
    </w:p>
    <w:p w14:paraId="6E42821E" w14:textId="7637E837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6" w:history="1">
        <w:r w:rsidR="00D24E95" w:rsidRPr="004531B5">
          <w:rPr>
            <w:rStyle w:val="Lienhypertexte"/>
            <w:noProof/>
          </w:rPr>
          <w:t xml:space="preserve"> Figure 5</w:t>
        </w:r>
        <w:r w:rsidR="00D24E95" w:rsidRPr="004531B5">
          <w:rPr>
            <w:rStyle w:val="Lienhypertexte"/>
            <w:iCs/>
            <w:noProof/>
          </w:rPr>
          <w:t> : Diagramme de Cas d’utilisation du package «Interventions</w:t>
        </w:r>
        <w:r w:rsidR="00D24E95" w:rsidRPr="004531B5">
          <w:rPr>
            <w:rStyle w:val="Lienhypertexte"/>
            <w:noProof/>
          </w:rPr>
          <w:t>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_Toc95839966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14</w:t>
        </w:r>
        <w:r w:rsidR="00D24E95">
          <w:rPr>
            <w:noProof/>
            <w:webHidden/>
          </w:rPr>
          <w:fldChar w:fldCharType="end"/>
        </w:r>
      </w:hyperlink>
    </w:p>
    <w:p w14:paraId="0886A40D" w14:textId="0872CD25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7" w:history="1">
        <w:r w:rsidR="00D24E95" w:rsidRPr="004531B5">
          <w:rPr>
            <w:rStyle w:val="Lienhypertexte"/>
            <w:noProof/>
          </w:rPr>
          <w:t>Figure 6 Diagramme de cas d’utilisation du package &lt;&lt;Gestion des Ressources Matériels&gt;&gt;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_Toc95839967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15</w:t>
        </w:r>
        <w:r w:rsidR="00D24E95">
          <w:rPr>
            <w:noProof/>
            <w:webHidden/>
          </w:rPr>
          <w:fldChar w:fldCharType="end"/>
        </w:r>
      </w:hyperlink>
    </w:p>
    <w:p w14:paraId="3050309C" w14:textId="12FC0816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8" w:history="1">
        <w:r w:rsidR="00D24E95" w:rsidRPr="004531B5">
          <w:rPr>
            <w:rStyle w:val="Lienhypertexte"/>
            <w:noProof/>
          </w:rPr>
          <w:t>Figure 7</w:t>
        </w:r>
        <w:r w:rsidR="00D24E95" w:rsidRPr="004531B5">
          <w:rPr>
            <w:rStyle w:val="Lienhypertexte"/>
            <w:iCs/>
            <w:noProof/>
          </w:rPr>
          <w:t>: Diagramme de Cas d’utilisation du package «</w:t>
        </w:r>
        <w:r w:rsidR="00D24E95" w:rsidRPr="004531B5">
          <w:rPr>
            <w:rStyle w:val="Lienhypertexte"/>
            <w:iCs/>
            <w:noProof/>
            <w:lang w:val="en-US"/>
          </w:rPr>
          <w:t>Production de Rapports</w:t>
        </w:r>
        <w:r w:rsidR="00D24E95" w:rsidRPr="004531B5">
          <w:rPr>
            <w:rStyle w:val="Lienhypertexte"/>
            <w:iCs/>
            <w:noProof/>
          </w:rPr>
          <w:t>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_Toc95839968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16</w:t>
        </w:r>
        <w:r w:rsidR="00D24E95">
          <w:rPr>
            <w:noProof/>
            <w:webHidden/>
          </w:rPr>
          <w:fldChar w:fldCharType="end"/>
        </w:r>
      </w:hyperlink>
    </w:p>
    <w:p w14:paraId="0F6598C2" w14:textId="6AF9BCC7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69" w:history="1">
        <w:r w:rsidR="00D24E95" w:rsidRPr="004531B5">
          <w:rPr>
            <w:rStyle w:val="Lienhypertexte"/>
            <w:noProof/>
          </w:rPr>
          <w:t>Figure 8</w:t>
        </w:r>
        <w:r w:rsidR="00D24E95" w:rsidRPr="004531B5">
          <w:rPr>
            <w:rStyle w:val="Lienhypertexte"/>
            <w:rFonts w:ascii="Trebuchet MS" w:hAnsi="Trebuchet MS"/>
            <w:b/>
            <w:bCs/>
            <w:i/>
            <w:iCs/>
            <w:noProof/>
          </w:rPr>
          <w:t xml:space="preserve"> Diagramme d'Activité  du cas d'utilisation « S’Authentifier 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_Toc95839969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37</w:t>
        </w:r>
        <w:r w:rsidR="00D24E95">
          <w:rPr>
            <w:noProof/>
            <w:webHidden/>
          </w:rPr>
          <w:fldChar w:fldCharType="end"/>
        </w:r>
      </w:hyperlink>
    </w:p>
    <w:p w14:paraId="47A1F3E9" w14:textId="4EC50467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0" w:history="1">
        <w:r w:rsidR="00D24E95" w:rsidRPr="004531B5">
          <w:rPr>
            <w:rStyle w:val="Lienhypertexte"/>
            <w:noProof/>
          </w:rPr>
          <w:t>Figure 9</w:t>
        </w:r>
        <w:r w:rsidR="00D24E95" w:rsidRPr="004531B5">
          <w:rPr>
            <w:rStyle w:val="Lienhypertexte"/>
            <w:iCs/>
            <w:noProof/>
          </w:rPr>
          <w:t xml:space="preserve"> Diagramme d'Activité  du cas d'utilisation « créer une Intervention 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_Toc95839970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38</w:t>
        </w:r>
        <w:r w:rsidR="00D24E95">
          <w:rPr>
            <w:noProof/>
            <w:webHidden/>
          </w:rPr>
          <w:fldChar w:fldCharType="end"/>
        </w:r>
      </w:hyperlink>
    </w:p>
    <w:p w14:paraId="2B171CA5" w14:textId="6E206514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1" w:history="1">
        <w:r w:rsidR="00D24E95" w:rsidRPr="004531B5">
          <w:rPr>
            <w:rStyle w:val="Lienhypertexte"/>
            <w:noProof/>
          </w:rPr>
          <w:t>Figure 10</w:t>
        </w:r>
        <w:r w:rsidR="00D24E95" w:rsidRPr="004531B5">
          <w:rPr>
            <w:rStyle w:val="Lienhypertexte"/>
            <w:iCs/>
            <w:noProof/>
          </w:rPr>
          <w:t xml:space="preserve"> Diagramme d'Activité  du cas d'utilisation « Localiser Les Interventions 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_Toc95839971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39</w:t>
        </w:r>
        <w:r w:rsidR="00D24E95">
          <w:rPr>
            <w:noProof/>
            <w:webHidden/>
          </w:rPr>
          <w:fldChar w:fldCharType="end"/>
        </w:r>
      </w:hyperlink>
    </w:p>
    <w:p w14:paraId="30B2A81B" w14:textId="695A2E29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2" w:history="1">
        <w:r w:rsidR="00D24E95" w:rsidRPr="004531B5">
          <w:rPr>
            <w:rStyle w:val="Lienhypertexte"/>
            <w:noProof/>
          </w:rPr>
          <w:t>Figure 11</w:t>
        </w:r>
        <w:r w:rsidR="00D24E95" w:rsidRPr="004531B5">
          <w:rPr>
            <w:rStyle w:val="Lienhypertexte"/>
            <w:iCs/>
            <w:noProof/>
          </w:rPr>
          <w:t xml:space="preserve"> Diagramme d'Activité  du cas d'utilisation « Création d'assistant automatiques et intelligents»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_Toc95839972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40</w:t>
        </w:r>
        <w:r w:rsidR="00D24E95">
          <w:rPr>
            <w:noProof/>
            <w:webHidden/>
          </w:rPr>
          <w:fldChar w:fldCharType="end"/>
        </w:r>
      </w:hyperlink>
    </w:p>
    <w:p w14:paraId="50E7D632" w14:textId="1726A5A4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3" w:history="1">
        <w:r w:rsidR="00D24E95" w:rsidRPr="004531B5">
          <w:rPr>
            <w:rStyle w:val="Lienhypertexte"/>
            <w:noProof/>
          </w:rPr>
          <w:t xml:space="preserve">Figure 12   </w:t>
        </w:r>
        <w:r w:rsidR="00D24E95" w:rsidRPr="004531B5">
          <w:rPr>
            <w:rStyle w:val="Lienhypertexte"/>
            <w:rFonts w:ascii="Trebuchet MS" w:hAnsi="Trebuchet MS"/>
            <w:b/>
            <w:bCs/>
            <w:i/>
            <w:iCs/>
            <w:noProof/>
          </w:rPr>
          <w:t>Diagramme d'Activité  du cas d'utilisation « Produire un rapport 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_Toc95839973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41</w:t>
        </w:r>
        <w:r w:rsidR="00D24E95">
          <w:rPr>
            <w:noProof/>
            <w:webHidden/>
          </w:rPr>
          <w:fldChar w:fldCharType="end"/>
        </w:r>
      </w:hyperlink>
    </w:p>
    <w:p w14:paraId="69111374" w14:textId="6F7FCDDD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4" w:history="1">
        <w:r w:rsidR="00D24E95" w:rsidRPr="004531B5">
          <w:rPr>
            <w:rStyle w:val="Lienhypertexte"/>
            <w:noProof/>
          </w:rPr>
          <w:t>Figure 13</w:t>
        </w:r>
        <w:r w:rsidR="00D24E95" w:rsidRPr="004531B5">
          <w:rPr>
            <w:rStyle w:val="Lienhypertexte"/>
            <w:rFonts w:ascii="Trebuchet MS" w:hAnsi="Trebuchet MS"/>
            <w:b/>
            <w:bCs/>
            <w:i/>
            <w:iCs/>
            <w:noProof/>
          </w:rPr>
          <w:t xml:space="preserve"> Diagramme d'Activité  du cas d'utilisation « Création de compte»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_Toc95839974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42</w:t>
        </w:r>
        <w:r w:rsidR="00D24E95">
          <w:rPr>
            <w:noProof/>
            <w:webHidden/>
          </w:rPr>
          <w:fldChar w:fldCharType="end"/>
        </w:r>
      </w:hyperlink>
    </w:p>
    <w:p w14:paraId="4F243A6E" w14:textId="4D2A9D73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5" w:history="1">
        <w:r w:rsidR="00D24E95" w:rsidRPr="004531B5">
          <w:rPr>
            <w:rStyle w:val="Lienhypertexte"/>
            <w:noProof/>
          </w:rPr>
          <w:t>Figure 14</w:t>
        </w:r>
        <w:r w:rsidR="00D24E95" w:rsidRPr="004531B5">
          <w:rPr>
            <w:rStyle w:val="Lienhypertexte"/>
            <w:rFonts w:ascii="Trebuchet MS" w:hAnsi="Trebuchet MS"/>
            <w:b/>
            <w:bCs/>
            <w:i/>
            <w:iCs/>
            <w:noProof/>
          </w:rPr>
          <w:t xml:space="preserve"> Diagramme d'Activité  du cas d'utilisation « Demande d’Assistance d’Intervention»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_Toc95839975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43</w:t>
        </w:r>
        <w:r w:rsidR="00D24E95">
          <w:rPr>
            <w:noProof/>
            <w:webHidden/>
          </w:rPr>
          <w:fldChar w:fldCharType="end"/>
        </w:r>
      </w:hyperlink>
    </w:p>
    <w:p w14:paraId="3BE28061" w14:textId="4A9BF885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6" w:history="1">
        <w:r w:rsidR="00D24E95" w:rsidRPr="004531B5">
          <w:rPr>
            <w:rStyle w:val="Lienhypertexte"/>
            <w:noProof/>
          </w:rPr>
          <w:t>Figure 15</w:t>
        </w:r>
        <w:r w:rsidR="00D24E95" w:rsidRPr="004531B5">
          <w:rPr>
            <w:rStyle w:val="Lienhypertexte"/>
            <w:rFonts w:ascii="Trebuchet MS" w:hAnsi="Trebuchet MS"/>
            <w:b/>
            <w:bCs/>
            <w:i/>
            <w:iCs/>
            <w:noProof/>
          </w:rPr>
          <w:t xml:space="preserve"> Diagramme d'Activité  du cas d'utilisation « Envoie de Rapport»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_Toc95839976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44</w:t>
        </w:r>
        <w:r w:rsidR="00D24E95">
          <w:rPr>
            <w:noProof/>
            <w:webHidden/>
          </w:rPr>
          <w:fldChar w:fldCharType="end"/>
        </w:r>
      </w:hyperlink>
    </w:p>
    <w:p w14:paraId="7B63CAB9" w14:textId="63B10DDE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w:anchor="_Toc95839977" w:history="1">
        <w:r w:rsidR="00D24E95" w:rsidRPr="004531B5">
          <w:rPr>
            <w:rStyle w:val="Lienhypertexte"/>
            <w:noProof/>
          </w:rPr>
          <w:t>Figure 16 Diagramme de classe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_Toc95839977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45</w:t>
        </w:r>
        <w:r w:rsidR="00D24E95">
          <w:rPr>
            <w:noProof/>
            <w:webHidden/>
          </w:rPr>
          <w:fldChar w:fldCharType="end"/>
        </w:r>
      </w:hyperlink>
    </w:p>
    <w:p w14:paraId="3E6511F8" w14:textId="31514047" w:rsidR="00D24E95" w:rsidRDefault="00F7158C">
      <w:pPr>
        <w:pStyle w:val="Tabledesillustrations"/>
        <w:tabs>
          <w:tab w:val="right" w:leader="dot" w:pos="9062"/>
        </w:tabs>
        <w:rPr>
          <w:noProof/>
          <w:sz w:val="22"/>
          <w:szCs w:val="22"/>
          <w:lang w:eastAsia="fr-FR"/>
        </w:rPr>
      </w:pPr>
      <w:hyperlink r:id="rId8" w:anchor="_Toc95839978" w:history="1">
        <w:r w:rsidR="00D24E95" w:rsidRPr="004531B5">
          <w:rPr>
            <w:rStyle w:val="Lienhypertexte"/>
            <w:noProof/>
          </w:rPr>
          <w:t>Figure 17 Diagramme Entité-Relation</w:t>
        </w:r>
        <w:r w:rsidR="00D24E95">
          <w:rPr>
            <w:noProof/>
            <w:webHidden/>
          </w:rPr>
          <w:tab/>
        </w:r>
        <w:r w:rsidR="00D24E95">
          <w:rPr>
            <w:noProof/>
            <w:webHidden/>
          </w:rPr>
          <w:fldChar w:fldCharType="begin"/>
        </w:r>
        <w:r w:rsidR="00D24E95">
          <w:rPr>
            <w:noProof/>
            <w:webHidden/>
          </w:rPr>
          <w:instrText xml:space="preserve"> PAGEREF _Toc95839978 \h </w:instrText>
        </w:r>
        <w:r w:rsidR="00D24E95">
          <w:rPr>
            <w:noProof/>
            <w:webHidden/>
          </w:rPr>
        </w:r>
        <w:r w:rsidR="00D24E95">
          <w:rPr>
            <w:noProof/>
            <w:webHidden/>
          </w:rPr>
          <w:fldChar w:fldCharType="separate"/>
        </w:r>
        <w:r w:rsidR="00D24E95">
          <w:rPr>
            <w:noProof/>
            <w:webHidden/>
          </w:rPr>
          <w:t>47</w:t>
        </w:r>
        <w:r w:rsidR="00D24E95">
          <w:rPr>
            <w:noProof/>
            <w:webHidden/>
          </w:rPr>
          <w:fldChar w:fldCharType="end"/>
        </w:r>
      </w:hyperlink>
    </w:p>
    <w:p w14:paraId="145E3E74" w14:textId="466F2D30" w:rsidR="0034679B" w:rsidRDefault="00D24E95" w:rsidP="00DC448C">
      <w:pPr>
        <w:rPr>
          <w:rFonts w:ascii="Trebuchet MS" w:hAnsi="Trebuchet MS" w:cs="Arial"/>
          <w:sz w:val="24"/>
          <w:szCs w:val="24"/>
        </w:rPr>
      </w:pPr>
      <w:r>
        <w:rPr>
          <w:rFonts w:ascii="Trebuchet MS" w:hAnsi="Trebuchet MS" w:cs="Arial"/>
          <w:sz w:val="24"/>
          <w:szCs w:val="24"/>
        </w:rPr>
        <w:fldChar w:fldCharType="end"/>
      </w:r>
    </w:p>
    <w:p w14:paraId="7D5DA69B" w14:textId="0C20AB18" w:rsidR="0034679B" w:rsidRDefault="0034679B" w:rsidP="00DC448C">
      <w:pPr>
        <w:rPr>
          <w:rFonts w:ascii="Trebuchet MS" w:hAnsi="Trebuchet MS" w:cs="Arial"/>
          <w:sz w:val="24"/>
          <w:szCs w:val="24"/>
        </w:rPr>
      </w:pPr>
    </w:p>
    <w:p w14:paraId="5C507AA1" w14:textId="511CED59" w:rsidR="0034679B" w:rsidRDefault="0034679B" w:rsidP="00DC448C">
      <w:pPr>
        <w:rPr>
          <w:rFonts w:ascii="Trebuchet MS" w:hAnsi="Trebuchet MS" w:cs="Arial"/>
          <w:sz w:val="24"/>
          <w:szCs w:val="24"/>
        </w:rPr>
      </w:pPr>
    </w:p>
    <w:p w14:paraId="5DCA3E88" w14:textId="77777777" w:rsidR="0034679B" w:rsidRDefault="0034679B" w:rsidP="00DC448C">
      <w:pPr>
        <w:rPr>
          <w:rFonts w:ascii="Trebuchet MS" w:hAnsi="Trebuchet MS" w:cs="Arial"/>
          <w:sz w:val="24"/>
          <w:szCs w:val="24"/>
        </w:rPr>
      </w:pPr>
    </w:p>
    <w:p w14:paraId="6990601F" w14:textId="42B56266" w:rsidR="008D2DB3" w:rsidRPr="00B70594" w:rsidRDefault="008D2DB3" w:rsidP="008D2DB3">
      <w:pPr>
        <w:pStyle w:val="Titre2"/>
        <w:spacing w:line="360" w:lineRule="auto"/>
        <w:rPr>
          <w:b/>
          <w:szCs w:val="28"/>
          <w:u w:val="single"/>
        </w:rPr>
      </w:pPr>
      <w:bookmarkStart w:id="1" w:name="_Toc89416960"/>
      <w:bookmarkStart w:id="2" w:name="_Toc89424142"/>
      <w:bookmarkStart w:id="3" w:name="_Toc89426144"/>
      <w:bookmarkStart w:id="4" w:name="_Toc89447099"/>
      <w:bookmarkStart w:id="5" w:name="_Toc89448998"/>
      <w:bookmarkStart w:id="6" w:name="_Toc89449628"/>
      <w:bookmarkStart w:id="7" w:name="_Toc89449974"/>
      <w:bookmarkStart w:id="8" w:name="_Toc89450608"/>
      <w:bookmarkStart w:id="9" w:name="_Toc89450863"/>
      <w:bookmarkStart w:id="10" w:name="_Toc89952784"/>
      <w:bookmarkStart w:id="11" w:name="_Toc91601468"/>
      <w:bookmarkStart w:id="12" w:name="_Toc95836089"/>
      <w:r w:rsidRPr="00B70594">
        <w:rPr>
          <w:b/>
          <w:color w:val="5B9BD5" w:themeColor="accent5"/>
          <w:szCs w:val="28"/>
          <w:u w:val="single"/>
        </w:rPr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5C55E06" w14:textId="6FB14361" w:rsidR="00C65CFD" w:rsidRPr="00C96534" w:rsidRDefault="008D2DB3" w:rsidP="00693379">
      <w:pPr>
        <w:jc w:val="both"/>
        <w:rPr>
          <w:rFonts w:ascii="Trebuchet MS" w:hAnsi="Trebuchet MS"/>
          <w:sz w:val="24"/>
          <w:szCs w:val="24"/>
        </w:rPr>
      </w:pPr>
      <w:r w:rsidRPr="00C96534">
        <w:rPr>
          <w:rFonts w:ascii="Trebuchet MS" w:hAnsi="Trebuchet MS"/>
          <w:sz w:val="24"/>
          <w:szCs w:val="24"/>
        </w:rPr>
        <w:t>Le Document d’analyse fonctionnelle</w:t>
      </w:r>
      <w:r w:rsidR="00D0262A" w:rsidRPr="00C96534">
        <w:rPr>
          <w:rFonts w:ascii="Trebuchet MS" w:hAnsi="Trebuchet MS"/>
          <w:sz w:val="24"/>
          <w:szCs w:val="24"/>
        </w:rPr>
        <w:t xml:space="preserve"> est un Document d’étude de L’application qui permet d’identifier les différents acteurs d’un projet ainsi que les différentes relations qui existent entre </w:t>
      </w:r>
      <w:r w:rsidR="005D5AEF" w:rsidRPr="00C96534">
        <w:rPr>
          <w:rFonts w:ascii="Trebuchet MS" w:hAnsi="Trebuchet MS"/>
          <w:sz w:val="24"/>
          <w:szCs w:val="24"/>
        </w:rPr>
        <w:t>eux.</w:t>
      </w:r>
      <w:r w:rsidR="005D5AEF">
        <w:rPr>
          <w:rFonts w:ascii="Trebuchet MS" w:hAnsi="Trebuchet MS"/>
          <w:sz w:val="24"/>
          <w:szCs w:val="24"/>
        </w:rPr>
        <w:t xml:space="preserve"> Il permet aussi entre autres de recenser les différentes fonctionnalités de l’application ainsi que leurs fonctionnements.</w:t>
      </w:r>
      <w:r w:rsidR="00C96534" w:rsidRPr="00C96534">
        <w:rPr>
          <w:rFonts w:ascii="Trebuchet MS" w:hAnsi="Trebuchet MS"/>
          <w:sz w:val="24"/>
          <w:szCs w:val="24"/>
        </w:rPr>
        <w:t xml:space="preserve"> Voici</w:t>
      </w:r>
      <w:r w:rsidR="00EB428B" w:rsidRPr="00C96534">
        <w:rPr>
          <w:rFonts w:ascii="Trebuchet MS" w:hAnsi="Trebuchet MS"/>
          <w:sz w:val="24"/>
          <w:szCs w:val="24"/>
        </w:rPr>
        <w:t xml:space="preserve"> Le Document </w:t>
      </w:r>
      <w:r w:rsidR="00C96534" w:rsidRPr="00C96534">
        <w:rPr>
          <w:rFonts w:ascii="Trebuchet MS" w:hAnsi="Trebuchet MS"/>
          <w:sz w:val="24"/>
          <w:szCs w:val="24"/>
        </w:rPr>
        <w:t>d’analyse</w:t>
      </w:r>
      <w:r w:rsidR="00EB428B" w:rsidRPr="00C96534">
        <w:rPr>
          <w:rFonts w:ascii="Trebuchet MS" w:hAnsi="Trebuchet MS"/>
          <w:sz w:val="24"/>
          <w:szCs w:val="24"/>
        </w:rPr>
        <w:t xml:space="preserve"> Fonctionnel du système que nous allons mettre en place.</w:t>
      </w:r>
    </w:p>
    <w:p w14:paraId="2A02FDCA" w14:textId="2BE4C0D9" w:rsidR="00C65CFD" w:rsidRPr="00C96534" w:rsidRDefault="00C65CFD">
      <w:pPr>
        <w:spacing w:line="259" w:lineRule="auto"/>
        <w:rPr>
          <w:rFonts w:ascii="Trebuchet MS" w:hAnsi="Trebuchet MS"/>
          <w:sz w:val="24"/>
          <w:szCs w:val="24"/>
        </w:rPr>
      </w:pPr>
      <w:r w:rsidRPr="00C96534">
        <w:rPr>
          <w:rFonts w:ascii="Trebuchet MS" w:hAnsi="Trebuchet MS"/>
          <w:sz w:val="24"/>
          <w:szCs w:val="24"/>
        </w:rPr>
        <w:br w:type="page"/>
      </w:r>
    </w:p>
    <w:p w14:paraId="7BDCA382" w14:textId="0311DC27" w:rsidR="00C65CFD" w:rsidRDefault="00C65CFD" w:rsidP="00C65CFD">
      <w:pPr>
        <w:pStyle w:val="Titre2"/>
        <w:numPr>
          <w:ilvl w:val="0"/>
          <w:numId w:val="1"/>
        </w:numPr>
        <w:spacing w:line="360" w:lineRule="auto"/>
        <w:rPr>
          <w:szCs w:val="28"/>
        </w:rPr>
      </w:pPr>
      <w:bookmarkStart w:id="13" w:name="_Toc89424143"/>
      <w:bookmarkStart w:id="14" w:name="_Toc89426145"/>
      <w:bookmarkStart w:id="15" w:name="_Toc89447100"/>
      <w:bookmarkStart w:id="16" w:name="_Toc89448999"/>
      <w:bookmarkStart w:id="17" w:name="_Toc89449629"/>
      <w:bookmarkStart w:id="18" w:name="_Toc89449975"/>
      <w:bookmarkStart w:id="19" w:name="_Toc89450609"/>
      <w:bookmarkStart w:id="20" w:name="_Toc89450864"/>
      <w:bookmarkStart w:id="21" w:name="_Toc89952785"/>
      <w:bookmarkStart w:id="22" w:name="_Toc91601469"/>
      <w:bookmarkStart w:id="23" w:name="_Toc95836090"/>
      <w:r w:rsidRPr="00CF1CB3">
        <w:rPr>
          <w:szCs w:val="28"/>
        </w:rPr>
        <w:lastRenderedPageBreak/>
        <w:t>Architecture de l’application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42BDC1B" w14:textId="11A7B6C1" w:rsidR="00166ACD" w:rsidRDefault="00166ACD" w:rsidP="00166ACD"/>
    <w:p w14:paraId="6B029C87" w14:textId="3D12BF32" w:rsidR="00F25DCF" w:rsidRPr="00F25DCF" w:rsidRDefault="00166ACD" w:rsidP="00F25DCF">
      <w:pPr>
        <w:pStyle w:val="NormalWeb"/>
        <w:shd w:val="clear" w:color="auto" w:fill="FFFFFF"/>
        <w:spacing w:before="0" w:beforeAutospacing="0" w:line="360" w:lineRule="auto"/>
        <w:ind w:firstLine="708"/>
        <w:rPr>
          <w:rFonts w:ascii="Trebuchet MS" w:hAnsi="Trebuchet MS" w:cs="Arial"/>
          <w:color w:val="000000" w:themeColor="text1"/>
        </w:rPr>
      </w:pPr>
      <w:r w:rsidRPr="009E7B0B">
        <w:rPr>
          <w:rFonts w:ascii="Trebuchet MS" w:hAnsi="Trebuchet MS" w:cs="Arial"/>
          <w:color w:val="000000" w:themeColor="text1"/>
        </w:rPr>
        <w:t>L’architecture du logiciel   décrit le déroulement des actions et la manière dont seront agencés les différents éléments de l’application et comment ils interagissent entre eux. Voici l’architecture de notre système :</w:t>
      </w:r>
    </w:p>
    <w:p w14:paraId="6B36276B" w14:textId="77777777" w:rsidR="006D6296" w:rsidRDefault="00E746AB" w:rsidP="006D6296">
      <w:pPr>
        <w:pStyle w:val="NormalWeb"/>
        <w:keepNext/>
        <w:shd w:val="clear" w:color="auto" w:fill="FFFFFF"/>
        <w:spacing w:before="0" w:beforeAutospacing="0" w:line="360" w:lineRule="auto"/>
        <w:ind w:firstLine="708"/>
      </w:pPr>
      <w:r>
        <w:rPr>
          <w:rFonts w:ascii="Trebuchet MS" w:hAnsi="Trebuchet MS" w:cs="Arial"/>
          <w:noProof/>
          <w:color w:val="000000" w:themeColor="text1"/>
        </w:rPr>
        <w:drawing>
          <wp:inline distT="0" distB="0" distL="0" distR="0" wp14:anchorId="5652D89D" wp14:editId="17BC306D">
            <wp:extent cx="5133975" cy="4511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59" cy="45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46C7" w14:textId="17C582B4" w:rsidR="0079347F" w:rsidRDefault="006D6296" w:rsidP="00833142">
      <w:pPr>
        <w:pStyle w:val="Lgende"/>
        <w:ind w:left="1416" w:firstLine="708"/>
        <w:jc w:val="left"/>
      </w:pPr>
      <w:bookmarkStart w:id="24" w:name="_Toc95839962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 w:rsidR="00E064C3">
        <w:rPr>
          <w:noProof/>
        </w:rPr>
        <w:t>1</w:t>
      </w:r>
      <w:r w:rsidR="00F7158C">
        <w:rPr>
          <w:noProof/>
        </w:rPr>
        <w:fldChar w:fldCharType="end"/>
      </w:r>
      <w:r w:rsidRPr="006D6296">
        <w:t xml:space="preserve"> </w:t>
      </w:r>
      <w:r w:rsidRPr="00F25DCF">
        <w:t>Architecture Logicielle  du système</w:t>
      </w:r>
      <w:bookmarkEnd w:id="24"/>
    </w:p>
    <w:p w14:paraId="7616D2A6" w14:textId="0DCF0653" w:rsidR="00F25DCF" w:rsidRPr="00F25DCF" w:rsidRDefault="00F25DCF" w:rsidP="00F25DCF">
      <w:pPr>
        <w:pStyle w:val="Lgende"/>
      </w:pPr>
    </w:p>
    <w:p w14:paraId="35A42B1D" w14:textId="77777777" w:rsidR="00F25DCF" w:rsidRPr="009E7B0B" w:rsidRDefault="00F25DCF" w:rsidP="00166ACD">
      <w:pPr>
        <w:pStyle w:val="NormalWeb"/>
        <w:shd w:val="clear" w:color="auto" w:fill="FFFFFF"/>
        <w:spacing w:before="0" w:beforeAutospacing="0" w:line="360" w:lineRule="auto"/>
        <w:ind w:firstLine="708"/>
        <w:rPr>
          <w:rFonts w:ascii="Trebuchet MS" w:hAnsi="Trebuchet MS" w:cs="Arial"/>
          <w:color w:val="000000" w:themeColor="text1"/>
        </w:rPr>
      </w:pPr>
    </w:p>
    <w:p w14:paraId="6A1AC468" w14:textId="77777777" w:rsidR="00166ACD" w:rsidRPr="00166ACD" w:rsidRDefault="00166ACD" w:rsidP="00166ACD"/>
    <w:p w14:paraId="6C0A5340" w14:textId="2B8792D8" w:rsidR="00C65CFD" w:rsidRDefault="00C65CFD" w:rsidP="00C65CFD"/>
    <w:p w14:paraId="0B192816" w14:textId="5F238FA2" w:rsidR="00C65CFD" w:rsidRDefault="00C65CFD" w:rsidP="00C65CFD"/>
    <w:p w14:paraId="724A2A2B" w14:textId="716D119F" w:rsidR="0041690E" w:rsidRDefault="0041690E" w:rsidP="00C65CFD"/>
    <w:p w14:paraId="0049F581" w14:textId="77777777" w:rsidR="0041690E" w:rsidRDefault="0041690E">
      <w:pPr>
        <w:spacing w:line="259" w:lineRule="auto"/>
      </w:pPr>
      <w:r>
        <w:br w:type="page"/>
      </w:r>
    </w:p>
    <w:p w14:paraId="5D87DD44" w14:textId="79460B08" w:rsidR="009A6AA0" w:rsidRDefault="009A6AA0" w:rsidP="005D5AEF">
      <w:pPr>
        <w:pStyle w:val="Titre2"/>
        <w:numPr>
          <w:ilvl w:val="0"/>
          <w:numId w:val="1"/>
        </w:numPr>
        <w:spacing w:line="360" w:lineRule="auto"/>
      </w:pPr>
      <w:bookmarkStart w:id="25" w:name="_Toc89449631"/>
      <w:bookmarkStart w:id="26" w:name="_Toc89449977"/>
      <w:bookmarkStart w:id="27" w:name="_Toc89450611"/>
      <w:bookmarkStart w:id="28" w:name="_Toc89450866"/>
      <w:bookmarkStart w:id="29" w:name="_Toc89952787"/>
      <w:bookmarkStart w:id="30" w:name="_Toc91601470"/>
      <w:bookmarkStart w:id="31" w:name="_Toc95836091"/>
      <w:r>
        <w:lastRenderedPageBreak/>
        <w:t>Les Diagrammes</w:t>
      </w:r>
      <w:bookmarkEnd w:id="25"/>
      <w:bookmarkEnd w:id="26"/>
      <w:bookmarkEnd w:id="27"/>
      <w:bookmarkEnd w:id="28"/>
      <w:bookmarkEnd w:id="29"/>
      <w:bookmarkEnd w:id="30"/>
      <w:bookmarkEnd w:id="31"/>
      <w:r>
        <w:t xml:space="preserve"> </w:t>
      </w:r>
    </w:p>
    <w:p w14:paraId="40406F31" w14:textId="781B084B" w:rsidR="009A6AA0" w:rsidRPr="00CF1CB3" w:rsidRDefault="009A6AA0" w:rsidP="009A6AA0">
      <w:pPr>
        <w:pStyle w:val="Titre2"/>
        <w:numPr>
          <w:ilvl w:val="0"/>
          <w:numId w:val="2"/>
        </w:numPr>
        <w:spacing w:line="360" w:lineRule="auto"/>
      </w:pPr>
      <w:bookmarkStart w:id="32" w:name="_Toc89424145"/>
      <w:bookmarkStart w:id="33" w:name="_Toc89426148"/>
      <w:bookmarkStart w:id="34" w:name="_Toc89447103"/>
      <w:bookmarkStart w:id="35" w:name="_Toc89449002"/>
      <w:bookmarkStart w:id="36" w:name="_Toc89449632"/>
      <w:bookmarkStart w:id="37" w:name="_Toc89449978"/>
      <w:bookmarkStart w:id="38" w:name="_Toc89450612"/>
      <w:bookmarkStart w:id="39" w:name="_Toc89450867"/>
      <w:bookmarkStart w:id="40" w:name="_Toc89952788"/>
      <w:bookmarkStart w:id="41" w:name="_Toc91601471"/>
      <w:bookmarkStart w:id="42" w:name="_Toc95836092"/>
      <w:r w:rsidRPr="00CF1CB3">
        <w:t>Diagramme de contexte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r w:rsidRPr="00CF1CB3">
        <w:t xml:space="preserve">  </w:t>
      </w:r>
    </w:p>
    <w:p w14:paraId="2E63B710" w14:textId="4272B15C" w:rsidR="009A6AA0" w:rsidRPr="007E5FC9" w:rsidRDefault="009A6AA0" w:rsidP="009A6AA0">
      <w:pPr>
        <w:rPr>
          <w:rFonts w:ascii="Trebuchet MS" w:hAnsi="Trebuchet MS"/>
          <w:sz w:val="24"/>
          <w:szCs w:val="24"/>
        </w:rPr>
      </w:pPr>
    </w:p>
    <w:p w14:paraId="450AFA60" w14:textId="45FE88A7" w:rsidR="009A6AA0" w:rsidRPr="007E5FC9" w:rsidRDefault="00A134EF" w:rsidP="009A6AA0">
      <w:pPr>
        <w:rPr>
          <w:rFonts w:ascii="Trebuchet MS" w:hAnsi="Trebuchet MS"/>
          <w:sz w:val="24"/>
          <w:szCs w:val="24"/>
        </w:rPr>
      </w:pPr>
      <w:r w:rsidRPr="007E5FC9">
        <w:rPr>
          <w:rFonts w:ascii="Trebuchet MS" w:hAnsi="Trebuchet MS"/>
          <w:sz w:val="24"/>
          <w:szCs w:val="24"/>
        </w:rPr>
        <w:t xml:space="preserve">Ce </w:t>
      </w:r>
      <w:r w:rsidR="00DB328C">
        <w:rPr>
          <w:rFonts w:ascii="Trebuchet MS" w:hAnsi="Trebuchet MS"/>
          <w:sz w:val="24"/>
          <w:szCs w:val="24"/>
        </w:rPr>
        <w:t>di</w:t>
      </w:r>
      <w:r w:rsidRPr="007E5FC9">
        <w:rPr>
          <w:rFonts w:ascii="Trebuchet MS" w:hAnsi="Trebuchet MS"/>
          <w:sz w:val="24"/>
          <w:szCs w:val="24"/>
        </w:rPr>
        <w:t xml:space="preserve">agramme permet de faire un recensement des différents acteurs </w:t>
      </w:r>
      <w:r w:rsidR="007E5FC9" w:rsidRPr="007E5FC9">
        <w:rPr>
          <w:rFonts w:ascii="Trebuchet MS" w:hAnsi="Trebuchet MS"/>
          <w:sz w:val="24"/>
          <w:szCs w:val="24"/>
        </w:rPr>
        <w:t xml:space="preserve">ayant une Relation avec le </w:t>
      </w:r>
      <w:r w:rsidR="005800CF" w:rsidRPr="007E5FC9">
        <w:rPr>
          <w:rFonts w:ascii="Trebuchet MS" w:hAnsi="Trebuchet MS"/>
          <w:sz w:val="24"/>
          <w:szCs w:val="24"/>
        </w:rPr>
        <w:t>système</w:t>
      </w:r>
      <w:r w:rsidR="005800CF">
        <w:rPr>
          <w:rFonts w:ascii="Trebuchet MS" w:hAnsi="Trebuchet MS"/>
          <w:sz w:val="24"/>
          <w:szCs w:val="24"/>
        </w:rPr>
        <w:t>.</w:t>
      </w:r>
    </w:p>
    <w:p w14:paraId="78079B26" w14:textId="31D77804" w:rsidR="009A6AA0" w:rsidRPr="009A6AA0" w:rsidRDefault="00DB328C" w:rsidP="009A6AA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Notre système permet de recenser 4 principaux et indispensables acteurs</w:t>
      </w:r>
      <w:r w:rsidR="009A6AA0" w:rsidRPr="009A6AA0">
        <w:rPr>
          <w:rFonts w:ascii="Trebuchet MS" w:hAnsi="Trebuchet MS"/>
          <w:sz w:val="24"/>
          <w:szCs w:val="24"/>
        </w:rPr>
        <w:t> :</w:t>
      </w:r>
    </w:p>
    <w:p w14:paraId="56D7F624" w14:textId="77777777" w:rsidR="009A6AA0" w:rsidRPr="009A6AA0" w:rsidRDefault="009A6AA0" w:rsidP="009A6AA0">
      <w:pPr>
        <w:rPr>
          <w:rFonts w:ascii="Trebuchet MS" w:hAnsi="Trebuchet MS"/>
          <w:sz w:val="24"/>
          <w:szCs w:val="24"/>
        </w:rPr>
      </w:pPr>
    </w:p>
    <w:p w14:paraId="360AAE4D" w14:textId="6E0B6E08" w:rsidR="009A6AA0" w:rsidRDefault="009A6AA0" w:rsidP="009A6AA0">
      <w:pPr>
        <w:pStyle w:val="Paragraphedeliste"/>
        <w:numPr>
          <w:ilvl w:val="0"/>
          <w:numId w:val="4"/>
        </w:numPr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  <w:r w:rsidRPr="009A6AA0">
        <w:rPr>
          <w:rFonts w:ascii="Trebuchet MS" w:hAnsi="Trebuchet MS"/>
          <w:sz w:val="24"/>
          <w:szCs w:val="24"/>
          <w:u w:val="single"/>
        </w:rPr>
        <w:t xml:space="preserve">Le </w:t>
      </w:r>
      <w:r w:rsidR="000D4EE6">
        <w:rPr>
          <w:rFonts w:ascii="Trebuchet MS" w:hAnsi="Trebuchet MS"/>
          <w:sz w:val="24"/>
          <w:szCs w:val="24"/>
          <w:u w:val="single"/>
        </w:rPr>
        <w:t>P</w:t>
      </w:r>
      <w:r w:rsidRPr="009A6AA0">
        <w:rPr>
          <w:rFonts w:ascii="Trebuchet MS" w:hAnsi="Trebuchet MS"/>
          <w:sz w:val="24"/>
          <w:szCs w:val="24"/>
          <w:u w:val="single"/>
        </w:rPr>
        <w:t>ersonnel</w:t>
      </w:r>
      <w:r w:rsidRPr="009A6AA0">
        <w:rPr>
          <w:rFonts w:ascii="Trebuchet MS" w:hAnsi="Trebuchet MS"/>
          <w:sz w:val="24"/>
          <w:szCs w:val="24"/>
        </w:rPr>
        <w:t xml:space="preserve"> : </w:t>
      </w:r>
      <w:r w:rsidR="00524731">
        <w:rPr>
          <w:rFonts w:ascii="Trebuchet MS" w:hAnsi="Trebuchet MS"/>
          <w:sz w:val="24"/>
          <w:szCs w:val="24"/>
        </w:rPr>
        <w:t xml:space="preserve">Il s’agit d’un membre de l’entreprise qui effectue des taches qui lui sont </w:t>
      </w:r>
      <w:r w:rsidR="00AD15B5">
        <w:rPr>
          <w:rFonts w:ascii="Trebuchet MS" w:hAnsi="Trebuchet MS"/>
          <w:sz w:val="24"/>
          <w:szCs w:val="24"/>
        </w:rPr>
        <w:t>confiés, taches autre que des interventions</w:t>
      </w:r>
      <w:r w:rsidRPr="009A6AA0">
        <w:rPr>
          <w:rFonts w:ascii="Trebuchet MS" w:hAnsi="Trebuchet MS"/>
          <w:sz w:val="24"/>
          <w:szCs w:val="24"/>
        </w:rPr>
        <w:t>.</w:t>
      </w:r>
    </w:p>
    <w:p w14:paraId="701E1567" w14:textId="77777777" w:rsidR="000D4EE6" w:rsidRPr="009A6AA0" w:rsidRDefault="000D4EE6" w:rsidP="000D4EE6">
      <w:pPr>
        <w:pStyle w:val="Paragraphedeliste"/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</w:p>
    <w:p w14:paraId="47890F55" w14:textId="6840496B" w:rsidR="000D4EE6" w:rsidRPr="000D4EE6" w:rsidRDefault="000D4EE6" w:rsidP="000D4EE6">
      <w:pPr>
        <w:pStyle w:val="Paragraphedeliste"/>
        <w:numPr>
          <w:ilvl w:val="0"/>
          <w:numId w:val="4"/>
        </w:numPr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  <w:r w:rsidRPr="009A6AA0">
        <w:rPr>
          <w:rFonts w:ascii="Trebuchet MS" w:hAnsi="Trebuchet MS"/>
          <w:sz w:val="24"/>
          <w:szCs w:val="24"/>
          <w:u w:val="single"/>
        </w:rPr>
        <w:t>Le Technicien</w:t>
      </w:r>
      <w:r w:rsidRPr="009A6AA0">
        <w:rPr>
          <w:rFonts w:ascii="Trebuchet MS" w:hAnsi="Trebuchet MS"/>
          <w:sz w:val="24"/>
          <w:szCs w:val="24"/>
        </w:rPr>
        <w:t>: C</w:t>
      </w:r>
      <w:r>
        <w:rPr>
          <w:rFonts w:ascii="Trebuchet MS" w:hAnsi="Trebuchet MS"/>
          <w:sz w:val="24"/>
          <w:szCs w:val="24"/>
        </w:rPr>
        <w:t xml:space="preserve">’est un </w:t>
      </w:r>
      <w:r w:rsidRPr="009A6AA0">
        <w:rPr>
          <w:rFonts w:ascii="Trebuchet MS" w:hAnsi="Trebuchet MS"/>
          <w:sz w:val="24"/>
          <w:szCs w:val="24"/>
        </w:rPr>
        <w:t xml:space="preserve">membre du </w:t>
      </w:r>
      <w:r>
        <w:rPr>
          <w:rFonts w:ascii="Trebuchet MS" w:hAnsi="Trebuchet MS"/>
          <w:sz w:val="24"/>
          <w:szCs w:val="24"/>
        </w:rPr>
        <w:t>service</w:t>
      </w:r>
      <w:r w:rsidRPr="009A6AA0">
        <w:rPr>
          <w:rFonts w:ascii="Trebuchet MS" w:hAnsi="Trebuchet MS"/>
          <w:sz w:val="24"/>
          <w:szCs w:val="24"/>
        </w:rPr>
        <w:t xml:space="preserve"> responsable des interventions et des opérations.</w:t>
      </w:r>
    </w:p>
    <w:p w14:paraId="52CD970A" w14:textId="77777777" w:rsidR="009A6AA0" w:rsidRPr="009A6AA0" w:rsidRDefault="009A6AA0" w:rsidP="009A6AA0">
      <w:pPr>
        <w:pStyle w:val="Paragraphedeliste"/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</w:p>
    <w:p w14:paraId="34283705" w14:textId="403A8C64" w:rsidR="009A6AA0" w:rsidRPr="009A6AA0" w:rsidRDefault="009A6AA0" w:rsidP="009A6AA0">
      <w:pPr>
        <w:pStyle w:val="Paragraphedeliste"/>
        <w:numPr>
          <w:ilvl w:val="0"/>
          <w:numId w:val="4"/>
        </w:numPr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  <w:r w:rsidRPr="009A6AA0">
        <w:rPr>
          <w:rFonts w:ascii="Trebuchet MS" w:hAnsi="Trebuchet MS"/>
          <w:sz w:val="24"/>
          <w:szCs w:val="24"/>
          <w:u w:val="single"/>
        </w:rPr>
        <w:t>L</w:t>
      </w:r>
      <w:r w:rsidR="00DB328C">
        <w:rPr>
          <w:rFonts w:ascii="Trebuchet MS" w:hAnsi="Trebuchet MS"/>
          <w:sz w:val="24"/>
          <w:szCs w:val="24"/>
          <w:u w:val="single"/>
        </w:rPr>
        <w:t>’</w:t>
      </w:r>
      <w:r w:rsidRPr="009A6AA0">
        <w:rPr>
          <w:rFonts w:ascii="Trebuchet MS" w:hAnsi="Trebuchet MS"/>
          <w:sz w:val="24"/>
          <w:szCs w:val="24"/>
          <w:u w:val="single"/>
        </w:rPr>
        <w:t>Administrateur</w:t>
      </w:r>
      <w:r w:rsidRPr="009A6AA0">
        <w:rPr>
          <w:rFonts w:ascii="Trebuchet MS" w:hAnsi="Trebuchet MS"/>
          <w:sz w:val="24"/>
          <w:szCs w:val="24"/>
        </w:rPr>
        <w:t> : C</w:t>
      </w:r>
      <w:r w:rsidR="00DB328C">
        <w:rPr>
          <w:rFonts w:ascii="Trebuchet MS" w:hAnsi="Trebuchet MS"/>
          <w:sz w:val="24"/>
          <w:szCs w:val="24"/>
        </w:rPr>
        <w:t>’est</w:t>
      </w:r>
      <w:r w:rsidRPr="009A6AA0">
        <w:rPr>
          <w:rFonts w:ascii="Trebuchet MS" w:hAnsi="Trebuchet MS"/>
          <w:sz w:val="24"/>
          <w:szCs w:val="24"/>
        </w:rPr>
        <w:t xml:space="preserve"> toute personne qui </w:t>
      </w:r>
      <w:r w:rsidR="00DB328C">
        <w:rPr>
          <w:rFonts w:ascii="Trebuchet MS" w:hAnsi="Trebuchet MS"/>
          <w:sz w:val="24"/>
          <w:szCs w:val="24"/>
        </w:rPr>
        <w:t>a</w:t>
      </w:r>
      <w:r w:rsidRPr="009A6AA0">
        <w:rPr>
          <w:rFonts w:ascii="Trebuchet MS" w:hAnsi="Trebuchet MS"/>
          <w:sz w:val="24"/>
          <w:szCs w:val="24"/>
        </w:rPr>
        <w:t xml:space="preserve"> le pouvoir de contrôler</w:t>
      </w:r>
      <w:r w:rsidR="00DB328C">
        <w:rPr>
          <w:rFonts w:ascii="Trebuchet MS" w:hAnsi="Trebuchet MS"/>
          <w:sz w:val="24"/>
          <w:szCs w:val="24"/>
        </w:rPr>
        <w:t xml:space="preserve"> et </w:t>
      </w:r>
      <w:r w:rsidRPr="009A6AA0">
        <w:rPr>
          <w:rFonts w:ascii="Trebuchet MS" w:hAnsi="Trebuchet MS"/>
          <w:sz w:val="24"/>
          <w:szCs w:val="24"/>
        </w:rPr>
        <w:t xml:space="preserve">attribuer des taches au </w:t>
      </w:r>
      <w:r w:rsidR="00AD15B5">
        <w:rPr>
          <w:rFonts w:ascii="Trebuchet MS" w:hAnsi="Trebuchet MS"/>
          <w:sz w:val="24"/>
          <w:szCs w:val="24"/>
        </w:rPr>
        <w:t>personnel et au technicien</w:t>
      </w:r>
      <w:r w:rsidRPr="009A6AA0">
        <w:rPr>
          <w:rFonts w:ascii="Trebuchet MS" w:hAnsi="Trebuchet MS"/>
          <w:sz w:val="24"/>
          <w:szCs w:val="24"/>
        </w:rPr>
        <w:t>.</w:t>
      </w:r>
    </w:p>
    <w:p w14:paraId="1FD270DC" w14:textId="77777777" w:rsidR="009A6AA0" w:rsidRPr="009A6AA0" w:rsidRDefault="009A6AA0" w:rsidP="009A6AA0">
      <w:pPr>
        <w:pStyle w:val="Paragraphedeliste"/>
        <w:rPr>
          <w:rFonts w:ascii="Trebuchet MS" w:hAnsi="Trebuchet MS"/>
          <w:sz w:val="24"/>
          <w:szCs w:val="24"/>
        </w:rPr>
      </w:pPr>
    </w:p>
    <w:p w14:paraId="67406F07" w14:textId="2ECCEBD8" w:rsidR="009A6AA0" w:rsidRPr="009A6AA0" w:rsidRDefault="009A6AA0" w:rsidP="009A6AA0">
      <w:pPr>
        <w:pStyle w:val="Paragraphedeliste"/>
        <w:numPr>
          <w:ilvl w:val="0"/>
          <w:numId w:val="4"/>
        </w:numPr>
        <w:tabs>
          <w:tab w:val="left" w:pos="1455"/>
        </w:tabs>
        <w:ind w:left="360"/>
        <w:rPr>
          <w:rFonts w:ascii="Trebuchet MS" w:hAnsi="Trebuchet MS"/>
          <w:sz w:val="24"/>
          <w:szCs w:val="24"/>
        </w:rPr>
      </w:pPr>
      <w:r w:rsidRPr="009A6AA0">
        <w:rPr>
          <w:rFonts w:ascii="Trebuchet MS" w:hAnsi="Trebuchet MS"/>
          <w:sz w:val="24"/>
          <w:szCs w:val="24"/>
          <w:u w:val="single"/>
        </w:rPr>
        <w:t>Le Client </w:t>
      </w:r>
      <w:r w:rsidRPr="009A6AA0">
        <w:rPr>
          <w:rFonts w:ascii="Trebuchet MS" w:hAnsi="Trebuchet MS"/>
          <w:sz w:val="24"/>
          <w:szCs w:val="24"/>
        </w:rPr>
        <w:t>:C</w:t>
      </w:r>
      <w:r w:rsidR="000D4EE6">
        <w:rPr>
          <w:rFonts w:ascii="Trebuchet MS" w:hAnsi="Trebuchet MS"/>
          <w:sz w:val="24"/>
          <w:szCs w:val="24"/>
        </w:rPr>
        <w:t>’est toute personne</w:t>
      </w:r>
      <w:r w:rsidRPr="009A6AA0">
        <w:rPr>
          <w:rFonts w:ascii="Trebuchet MS" w:hAnsi="Trebuchet MS"/>
          <w:sz w:val="24"/>
          <w:szCs w:val="24"/>
        </w:rPr>
        <w:t xml:space="preserve"> désirant recevoir une prestation de service auprès de l’entreprise.</w:t>
      </w:r>
    </w:p>
    <w:p w14:paraId="2DF047D8" w14:textId="77777777" w:rsidR="009A6AA0" w:rsidRPr="009A6AA0" w:rsidRDefault="009A6AA0" w:rsidP="009A6AA0">
      <w:pPr>
        <w:rPr>
          <w:rFonts w:ascii="Trebuchet MS" w:hAnsi="Trebuchet MS"/>
          <w:sz w:val="24"/>
          <w:szCs w:val="24"/>
        </w:rPr>
      </w:pPr>
    </w:p>
    <w:p w14:paraId="402B3AA0" w14:textId="77777777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7FE94EEF" w14:textId="77777777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1A07041F" w14:textId="77777777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1C4168BE" w14:textId="77777777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61B17F4A" w14:textId="5D24DF34" w:rsidR="00C65CFD" w:rsidRDefault="00250325" w:rsidP="005800CF">
      <w:pPr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lastRenderedPageBreak/>
        <w:drawing>
          <wp:inline distT="0" distB="0" distL="0" distR="0" wp14:anchorId="6A93C7F2" wp14:editId="0A663C0A">
            <wp:extent cx="5760720" cy="54648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861D" w14:textId="7EEC6ED1" w:rsidR="00E27AEA" w:rsidRDefault="006D6296" w:rsidP="006D6296">
      <w:pPr>
        <w:pStyle w:val="Lgende"/>
        <w:rPr>
          <w:szCs w:val="24"/>
        </w:rPr>
      </w:pPr>
      <w:bookmarkStart w:id="43" w:name="_Toc95839963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 w:rsidR="00E064C3">
        <w:rPr>
          <w:noProof/>
        </w:rPr>
        <w:t>2</w:t>
      </w:r>
      <w:r w:rsidR="00F7158C">
        <w:rPr>
          <w:noProof/>
        </w:rPr>
        <w:fldChar w:fldCharType="end"/>
      </w:r>
      <w:r>
        <w:t xml:space="preserve"> :Diagramme de </w:t>
      </w:r>
      <w:r>
        <w:tab/>
        <w:t>Contexte</w:t>
      </w:r>
      <w:bookmarkEnd w:id="43"/>
    </w:p>
    <w:p w14:paraId="67044F0E" w14:textId="2B59CCAA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2F0D63E9" w14:textId="77777777" w:rsidR="00E27AEA" w:rsidRDefault="00E27AEA" w:rsidP="005800CF">
      <w:pPr>
        <w:jc w:val="center"/>
        <w:rPr>
          <w:rFonts w:ascii="Trebuchet MS" w:hAnsi="Trebuchet MS"/>
          <w:sz w:val="24"/>
          <w:szCs w:val="24"/>
        </w:rPr>
      </w:pPr>
    </w:p>
    <w:p w14:paraId="716AA650" w14:textId="25549CFD" w:rsidR="00E27AEA" w:rsidRDefault="00E27AEA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3A176197" w14:textId="2E07A2DE" w:rsidR="00D92EAF" w:rsidRDefault="00D92EAF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75FFDD49" w14:textId="1C22E463" w:rsidR="00D92EAF" w:rsidRDefault="00D92EAF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01A05EA5" w14:textId="2C37658D" w:rsidR="00D92EAF" w:rsidRDefault="00D92EAF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2EDDA09F" w14:textId="77777777" w:rsidR="00D92EAF" w:rsidRDefault="00D92EAF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643FACE2" w14:textId="05ED81BB" w:rsidR="00D92EAF" w:rsidRPr="00256712" w:rsidRDefault="00D92EAF" w:rsidP="00E27AEA">
      <w:pPr>
        <w:rPr>
          <w:rFonts w:ascii="Trebuchet MS" w:hAnsi="Trebuchet MS" w:cs="Arial"/>
          <w:b/>
          <w:sz w:val="28"/>
          <w:szCs w:val="28"/>
          <w:u w:val="single"/>
        </w:rPr>
      </w:pPr>
    </w:p>
    <w:p w14:paraId="237B2C52" w14:textId="2177C757" w:rsidR="00E27AEA" w:rsidRPr="00565A25" w:rsidRDefault="00106E8E" w:rsidP="00E27AEA">
      <w:pPr>
        <w:pStyle w:val="Titre3"/>
        <w:numPr>
          <w:ilvl w:val="0"/>
          <w:numId w:val="5"/>
        </w:numPr>
        <w:spacing w:line="360" w:lineRule="auto"/>
        <w:ind w:left="795"/>
        <w:rPr>
          <w:rFonts w:ascii="Trebuchet MS" w:hAnsi="Trebuchet MS"/>
          <w:color w:val="0070C0"/>
        </w:rPr>
      </w:pPr>
      <w:bookmarkStart w:id="44" w:name="_Toc89424146"/>
      <w:bookmarkStart w:id="45" w:name="_Toc89426150"/>
      <w:bookmarkStart w:id="46" w:name="_Toc89447105"/>
      <w:bookmarkStart w:id="47" w:name="_Toc89449004"/>
      <w:bookmarkStart w:id="48" w:name="_Toc89449634"/>
      <w:bookmarkStart w:id="49" w:name="_Toc89449980"/>
      <w:bookmarkStart w:id="50" w:name="_Toc89450614"/>
      <w:bookmarkStart w:id="51" w:name="_Toc89450869"/>
      <w:bookmarkStart w:id="52" w:name="_Toc89952790"/>
      <w:bookmarkStart w:id="53" w:name="_Toc91601472"/>
      <w:bookmarkStart w:id="54" w:name="_Toc95836093"/>
      <w:r w:rsidRPr="00565A25">
        <w:rPr>
          <w:rFonts w:ascii="Trebuchet MS" w:hAnsi="Trebuchet MS"/>
          <w:color w:val="0070C0"/>
        </w:rPr>
        <w:t>Description textuelle des acteurs du système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70A133C6" w14:textId="77777777" w:rsidR="00106E8E" w:rsidRPr="00106E8E" w:rsidRDefault="00106E8E" w:rsidP="00106E8E"/>
    <w:p w14:paraId="476016F0" w14:textId="1401FFFF" w:rsidR="00E27AEA" w:rsidRPr="008E6D61" w:rsidRDefault="00E27AEA" w:rsidP="00F25DCF">
      <w:pPr>
        <w:pStyle w:val="Lgende"/>
      </w:pPr>
      <w:bookmarkStart w:id="55" w:name="_Toc89426151"/>
      <w:bookmarkStart w:id="56" w:name="_Toc89447106"/>
      <w:bookmarkStart w:id="57" w:name="_Toc89449005"/>
      <w:bookmarkStart w:id="58" w:name="_Toc89449635"/>
      <w:bookmarkStart w:id="59" w:name="_Toc89449981"/>
      <w:bookmarkStart w:id="60" w:name="_Toc89450615"/>
      <w:bookmarkStart w:id="61" w:name="_Toc89450870"/>
      <w:bookmarkStart w:id="62" w:name="_Toc89952791"/>
      <w:bookmarkStart w:id="63" w:name="_Toc91601840"/>
      <w:bookmarkStart w:id="64" w:name="_Toc91603188"/>
      <w:bookmarkStart w:id="65" w:name="_Toc95838940"/>
      <w:bookmarkStart w:id="66" w:name="_Toc95839049"/>
      <w:bookmarkStart w:id="67" w:name="_Toc95839366"/>
      <w:r w:rsidRPr="008E6D61">
        <w:lastRenderedPageBreak/>
        <w:t xml:space="preserve">Tableau </w:t>
      </w:r>
      <w:fldSimple w:instr=" SEQ Tableau \* ARABIC ">
        <w:r w:rsidR="00707CF6">
          <w:rPr>
            <w:noProof/>
          </w:rPr>
          <w:t>1</w:t>
        </w:r>
      </w:fldSimple>
      <w:r w:rsidRPr="008E6D61">
        <w:t>: Description textuelle des acteurs du système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t>.</w:t>
      </w:r>
      <w:bookmarkEnd w:id="63"/>
      <w:bookmarkEnd w:id="64"/>
      <w:bookmarkEnd w:id="65"/>
      <w:bookmarkEnd w:id="66"/>
      <w:bookmarkEnd w:id="67"/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7AEA" w:rsidRPr="009E7B0B" w14:paraId="72E24A39" w14:textId="77777777" w:rsidTr="004D1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5CC429" w14:textId="77777777" w:rsidR="00E27AEA" w:rsidRPr="009E7B0B" w:rsidRDefault="00E27AEA" w:rsidP="002515EF">
            <w:pPr>
              <w:spacing w:line="360" w:lineRule="auto"/>
              <w:jc w:val="both"/>
              <w:rPr>
                <w:rFonts w:ascii="Trebuchet MS" w:hAnsi="Trebuchet MS" w:cs="Arial"/>
                <w:b w:val="0"/>
                <w:sz w:val="24"/>
                <w:szCs w:val="24"/>
                <w:u w:val="single"/>
              </w:rPr>
            </w:pPr>
            <w:r w:rsidRPr="009E7B0B">
              <w:rPr>
                <w:rFonts w:ascii="Trebuchet MS" w:hAnsi="Trebuchet MS" w:cs="Arial"/>
                <w:sz w:val="24"/>
                <w:szCs w:val="24"/>
                <w:u w:val="single"/>
              </w:rPr>
              <w:t>ACTEUR</w:t>
            </w:r>
          </w:p>
        </w:tc>
        <w:tc>
          <w:tcPr>
            <w:tcW w:w="4508" w:type="dxa"/>
          </w:tcPr>
          <w:p w14:paraId="1DDE43F8" w14:textId="77777777" w:rsidR="00E27AEA" w:rsidRPr="009E7B0B" w:rsidRDefault="00E27AEA" w:rsidP="002515E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b w:val="0"/>
                <w:sz w:val="24"/>
                <w:szCs w:val="24"/>
                <w:u w:val="single"/>
              </w:rPr>
            </w:pPr>
            <w:r w:rsidRPr="009E7B0B">
              <w:rPr>
                <w:rFonts w:ascii="Trebuchet MS" w:hAnsi="Trebuchet MS" w:cs="Arial"/>
                <w:sz w:val="24"/>
                <w:szCs w:val="24"/>
                <w:u w:val="single"/>
              </w:rPr>
              <w:t>DESCRIPTION</w:t>
            </w:r>
          </w:p>
        </w:tc>
      </w:tr>
      <w:tr w:rsidR="00E27AEA" w:rsidRPr="009E7B0B" w14:paraId="3329BCFF" w14:textId="77777777" w:rsidTr="00250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465155" w14:textId="77777777" w:rsidR="00E27AEA" w:rsidRPr="009E7B0B" w:rsidRDefault="00E27AEA" w:rsidP="002515EF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 w:rsidRPr="009E7B0B">
              <w:rPr>
                <w:rFonts w:ascii="Trebuchet MS" w:hAnsi="Trebuchet MS" w:cs="Arial"/>
                <w:sz w:val="24"/>
                <w:szCs w:val="24"/>
              </w:rPr>
              <w:t>Administrateur</w:t>
            </w:r>
          </w:p>
        </w:tc>
        <w:tc>
          <w:tcPr>
            <w:tcW w:w="4508" w:type="dxa"/>
          </w:tcPr>
          <w:p w14:paraId="5B399FBF" w14:textId="2A231E55" w:rsidR="00300AB1" w:rsidRPr="00DA20B1" w:rsidRDefault="00300AB1" w:rsidP="00DA20B1">
            <w:pPr>
              <w:pStyle w:val="Paragraphedeliste"/>
              <w:numPr>
                <w:ilvl w:val="0"/>
                <w:numId w:val="4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D753AF">
              <w:rPr>
                <w:rFonts w:ascii="Trebuchet MS" w:hAnsi="Trebuchet MS"/>
              </w:rPr>
              <w:t>C</w:t>
            </w:r>
            <w:r w:rsidR="00250325">
              <w:rPr>
                <w:rFonts w:ascii="Trebuchet MS" w:hAnsi="Trebuchet MS"/>
              </w:rPr>
              <w:t>’est</w:t>
            </w:r>
            <w:r w:rsidRPr="00D753AF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toute</w:t>
            </w:r>
            <w:r w:rsidR="00250325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 xml:space="preserve">personne qui </w:t>
            </w:r>
            <w:r w:rsidR="00250325">
              <w:rPr>
                <w:rFonts w:ascii="Trebuchet MS" w:hAnsi="Trebuchet MS"/>
              </w:rPr>
              <w:t>a</w:t>
            </w:r>
            <w:r>
              <w:rPr>
                <w:rFonts w:ascii="Trebuchet MS" w:hAnsi="Trebuchet MS"/>
              </w:rPr>
              <w:t xml:space="preserve"> le pouvoir</w:t>
            </w:r>
            <w:r w:rsidR="00DA20B1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de contrôler</w:t>
            </w:r>
            <w:r w:rsidR="00250325">
              <w:rPr>
                <w:rFonts w:ascii="Trebuchet MS" w:hAnsi="Trebuchet MS"/>
              </w:rPr>
              <w:t xml:space="preserve"> et</w:t>
            </w:r>
            <w:r>
              <w:rPr>
                <w:rFonts w:ascii="Trebuchet MS" w:hAnsi="Trebuchet MS"/>
              </w:rPr>
              <w:t xml:space="preserve"> attribuer</w:t>
            </w:r>
            <w:r w:rsidR="00250325">
              <w:rPr>
                <w:rFonts w:ascii="Trebuchet MS" w:hAnsi="Trebuchet MS"/>
              </w:rPr>
              <w:t xml:space="preserve"> </w:t>
            </w:r>
            <w:r w:rsidRPr="00DA20B1">
              <w:rPr>
                <w:rFonts w:ascii="Trebuchet MS" w:hAnsi="Trebuchet MS"/>
              </w:rPr>
              <w:t xml:space="preserve">des taches au </w:t>
            </w:r>
            <w:r w:rsidR="008423FD">
              <w:rPr>
                <w:rFonts w:ascii="Trebuchet MS" w:hAnsi="Trebuchet MS"/>
              </w:rPr>
              <w:t>personnel ,au technicien</w:t>
            </w:r>
            <w:r w:rsidRPr="00DA20B1">
              <w:rPr>
                <w:rFonts w:ascii="Trebuchet MS" w:hAnsi="Trebuchet MS"/>
              </w:rPr>
              <w:t xml:space="preserve"> et qui </w:t>
            </w:r>
            <w:r w:rsidR="00250325">
              <w:rPr>
                <w:rFonts w:ascii="Trebuchet MS" w:hAnsi="Trebuchet MS"/>
              </w:rPr>
              <w:t>est</w:t>
            </w:r>
            <w:r w:rsidRPr="00DA20B1">
              <w:rPr>
                <w:rFonts w:ascii="Trebuchet MS" w:hAnsi="Trebuchet MS"/>
              </w:rPr>
              <w:t xml:space="preserve"> responsable de leur rôle dans le service.</w:t>
            </w:r>
          </w:p>
          <w:p w14:paraId="1AAB27FC" w14:textId="4B537198" w:rsidR="00E27AEA" w:rsidRPr="009E7B0B" w:rsidRDefault="00E27AEA" w:rsidP="002515E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Arial"/>
                <w:sz w:val="24"/>
                <w:szCs w:val="24"/>
              </w:rPr>
            </w:pPr>
          </w:p>
        </w:tc>
      </w:tr>
      <w:tr w:rsidR="00767A81" w:rsidRPr="009E7B0B" w14:paraId="52D4DEB6" w14:textId="77777777" w:rsidTr="004D1E7F">
        <w:trPr>
          <w:trHeight w:val="1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44634B" w14:textId="12E33DAD" w:rsidR="00767A81" w:rsidRPr="009E7B0B" w:rsidRDefault="00767A81" w:rsidP="00767A81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Personnel</w:t>
            </w:r>
          </w:p>
        </w:tc>
        <w:tc>
          <w:tcPr>
            <w:tcW w:w="4508" w:type="dxa"/>
          </w:tcPr>
          <w:p w14:paraId="51A21A39" w14:textId="327A83B4" w:rsidR="00767A81" w:rsidRPr="009E7B0B" w:rsidRDefault="00250325" w:rsidP="00767A81">
            <w:pPr>
              <w:pStyle w:val="Paragraphedeliste"/>
              <w:numPr>
                <w:ilvl w:val="0"/>
                <w:numId w:val="4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/>
                <w:sz w:val="24"/>
                <w:szCs w:val="24"/>
              </w:rPr>
              <w:t>Il s’agit d’un membre de l’entreprise qui effectue des taches qui lui sont confiées, taches autre que des interventions</w:t>
            </w:r>
          </w:p>
        </w:tc>
      </w:tr>
      <w:tr w:rsidR="00767A81" w:rsidRPr="009E7B0B" w14:paraId="08D4F271" w14:textId="77777777" w:rsidTr="00250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70DC6F" w14:textId="6F0A1D90" w:rsidR="00767A81" w:rsidRPr="009E7B0B" w:rsidRDefault="00767A81" w:rsidP="00767A81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Technicien</w:t>
            </w:r>
          </w:p>
        </w:tc>
        <w:tc>
          <w:tcPr>
            <w:tcW w:w="4508" w:type="dxa"/>
          </w:tcPr>
          <w:p w14:paraId="46D0A5AD" w14:textId="540E59B3" w:rsidR="00767A81" w:rsidRDefault="00250325" w:rsidP="00767A81">
            <w:pPr>
              <w:pStyle w:val="Paragraphedeliste"/>
              <w:numPr>
                <w:ilvl w:val="0"/>
                <w:numId w:val="4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9A6AA0">
              <w:rPr>
                <w:rFonts w:ascii="Trebuchet MS" w:hAnsi="Trebuchet MS"/>
                <w:sz w:val="24"/>
                <w:szCs w:val="24"/>
              </w:rPr>
              <w:t>C</w:t>
            </w:r>
            <w:r>
              <w:rPr>
                <w:rFonts w:ascii="Trebuchet MS" w:hAnsi="Trebuchet MS"/>
                <w:sz w:val="24"/>
                <w:szCs w:val="24"/>
              </w:rPr>
              <w:t xml:space="preserve">’est un </w:t>
            </w:r>
            <w:r w:rsidRPr="009A6AA0">
              <w:rPr>
                <w:rFonts w:ascii="Trebuchet MS" w:hAnsi="Trebuchet MS"/>
                <w:sz w:val="24"/>
                <w:szCs w:val="24"/>
              </w:rPr>
              <w:t xml:space="preserve">membre du </w:t>
            </w:r>
            <w:r>
              <w:rPr>
                <w:rFonts w:ascii="Trebuchet MS" w:hAnsi="Trebuchet MS"/>
                <w:sz w:val="24"/>
                <w:szCs w:val="24"/>
              </w:rPr>
              <w:t>service</w:t>
            </w:r>
            <w:r w:rsidRPr="009A6AA0">
              <w:rPr>
                <w:rFonts w:ascii="Trebuchet MS" w:hAnsi="Trebuchet MS"/>
                <w:sz w:val="24"/>
                <w:szCs w:val="24"/>
              </w:rPr>
              <w:t xml:space="preserve"> responsable des interventions et des opérations</w:t>
            </w:r>
            <w:r w:rsidR="00767A81">
              <w:rPr>
                <w:rFonts w:ascii="Trebuchet MS" w:hAnsi="Trebuchet MS"/>
              </w:rPr>
              <w:t>.</w:t>
            </w:r>
          </w:p>
          <w:p w14:paraId="43C572E1" w14:textId="7DA53AE0" w:rsidR="00767A81" w:rsidRPr="009E7B0B" w:rsidRDefault="00767A81" w:rsidP="00767A8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Arial"/>
                <w:sz w:val="24"/>
                <w:szCs w:val="24"/>
              </w:rPr>
            </w:pPr>
          </w:p>
        </w:tc>
      </w:tr>
      <w:tr w:rsidR="00767A81" w:rsidRPr="009E7B0B" w14:paraId="1F7F8CD5" w14:textId="77777777" w:rsidTr="00250325">
        <w:trPr>
          <w:trHeight w:val="1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657E36" w14:textId="77777777" w:rsidR="00767A81" w:rsidRPr="009E7B0B" w:rsidRDefault="00767A81" w:rsidP="00767A81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 w:rsidRPr="009E7B0B">
              <w:rPr>
                <w:rFonts w:ascii="Trebuchet MS" w:hAnsi="Trebuchet MS" w:cs="Arial"/>
                <w:sz w:val="24"/>
                <w:szCs w:val="24"/>
              </w:rPr>
              <w:t>Client</w:t>
            </w:r>
          </w:p>
        </w:tc>
        <w:tc>
          <w:tcPr>
            <w:tcW w:w="4508" w:type="dxa"/>
          </w:tcPr>
          <w:p w14:paraId="0CA7E16B" w14:textId="675D570C" w:rsidR="00767A81" w:rsidRPr="00250325" w:rsidRDefault="00250325" w:rsidP="00767A81">
            <w:pPr>
              <w:pStyle w:val="Paragraphedeliste"/>
              <w:numPr>
                <w:ilvl w:val="0"/>
                <w:numId w:val="4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9A6AA0">
              <w:rPr>
                <w:rFonts w:ascii="Trebuchet MS" w:hAnsi="Trebuchet MS"/>
                <w:sz w:val="24"/>
                <w:szCs w:val="24"/>
              </w:rPr>
              <w:t>C</w:t>
            </w:r>
            <w:r>
              <w:rPr>
                <w:rFonts w:ascii="Trebuchet MS" w:hAnsi="Trebuchet MS"/>
                <w:sz w:val="24"/>
                <w:szCs w:val="24"/>
              </w:rPr>
              <w:t>’est toute personne</w:t>
            </w:r>
            <w:r w:rsidRPr="009A6AA0">
              <w:rPr>
                <w:rFonts w:ascii="Trebuchet MS" w:hAnsi="Trebuchet MS"/>
                <w:sz w:val="24"/>
                <w:szCs w:val="24"/>
              </w:rPr>
              <w:t xml:space="preserve"> désirant recevoir une prestation de service auprès de l’entreprise</w:t>
            </w:r>
            <w:r w:rsidR="00767A81" w:rsidRPr="00250325">
              <w:rPr>
                <w:rFonts w:ascii="Trebuchet MS" w:hAnsi="Trebuchet MS"/>
              </w:rPr>
              <w:t>.</w:t>
            </w:r>
          </w:p>
        </w:tc>
      </w:tr>
      <w:tr w:rsidR="00C60E85" w:rsidRPr="009E7B0B" w14:paraId="30BFC52D" w14:textId="77777777" w:rsidTr="004D1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7DDE4E" w14:textId="6AB4164A" w:rsidR="00A13BC0" w:rsidRPr="00A13BC0" w:rsidRDefault="00A13BC0" w:rsidP="00767A81">
            <w:pPr>
              <w:spacing w:line="360" w:lineRule="auto"/>
              <w:rPr>
                <w:rFonts w:ascii="Trebuchet MS" w:hAnsi="Trebuchet MS" w:cs="Arial"/>
                <w:b w:val="0"/>
                <w:bCs w:val="0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Système de Notifications</w:t>
            </w:r>
          </w:p>
        </w:tc>
        <w:tc>
          <w:tcPr>
            <w:tcW w:w="4508" w:type="dxa"/>
          </w:tcPr>
          <w:p w14:paraId="55C63A84" w14:textId="0F2E65C1" w:rsidR="00C60E85" w:rsidRPr="00A377D2" w:rsidRDefault="00A13BC0" w:rsidP="00A377D2">
            <w:pPr>
              <w:pStyle w:val="Paragraphedeliste"/>
              <w:numPr>
                <w:ilvl w:val="0"/>
                <w:numId w:val="6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A377D2">
              <w:rPr>
                <w:rFonts w:ascii="Trebuchet MS" w:hAnsi="Trebuchet MS"/>
                <w:sz w:val="24"/>
                <w:szCs w:val="24"/>
              </w:rPr>
              <w:t xml:space="preserve">Il permet d’envoyer des </w:t>
            </w:r>
            <w:r w:rsidR="00250325">
              <w:rPr>
                <w:rFonts w:ascii="Trebuchet MS" w:hAnsi="Trebuchet MS"/>
                <w:sz w:val="24"/>
                <w:szCs w:val="24"/>
              </w:rPr>
              <w:t>n</w:t>
            </w:r>
            <w:r w:rsidRPr="00A377D2">
              <w:rPr>
                <w:rFonts w:ascii="Trebuchet MS" w:hAnsi="Trebuchet MS"/>
                <w:sz w:val="24"/>
                <w:szCs w:val="24"/>
              </w:rPr>
              <w:t xml:space="preserve">otifications aux </w:t>
            </w:r>
            <w:r w:rsidR="00250325">
              <w:rPr>
                <w:rFonts w:ascii="Trebuchet MS" w:hAnsi="Trebuchet MS"/>
                <w:sz w:val="24"/>
                <w:szCs w:val="24"/>
              </w:rPr>
              <w:t>u</w:t>
            </w:r>
            <w:r w:rsidRPr="00A377D2">
              <w:rPr>
                <w:rFonts w:ascii="Trebuchet MS" w:hAnsi="Trebuchet MS"/>
                <w:sz w:val="24"/>
                <w:szCs w:val="24"/>
              </w:rPr>
              <w:t xml:space="preserve">tilisateurs </w:t>
            </w:r>
            <w:r w:rsidR="00642203" w:rsidRPr="00A377D2">
              <w:rPr>
                <w:rFonts w:ascii="Trebuchet MS" w:hAnsi="Trebuchet MS"/>
                <w:sz w:val="24"/>
                <w:szCs w:val="24"/>
              </w:rPr>
              <w:t>dès</w:t>
            </w:r>
            <w:r w:rsidRPr="00A377D2">
              <w:rPr>
                <w:rFonts w:ascii="Trebuchet MS" w:hAnsi="Trebuchet MS"/>
                <w:sz w:val="24"/>
                <w:szCs w:val="24"/>
              </w:rPr>
              <w:t xml:space="preserve"> qu’une action le</w:t>
            </w:r>
            <w:r w:rsidR="00250325">
              <w:rPr>
                <w:rFonts w:ascii="Trebuchet MS" w:hAnsi="Trebuchet MS"/>
                <w:sz w:val="24"/>
                <w:szCs w:val="24"/>
              </w:rPr>
              <w:t>s</w:t>
            </w:r>
            <w:r w:rsidRPr="00A377D2">
              <w:rPr>
                <w:rFonts w:ascii="Trebuchet MS" w:hAnsi="Trebuchet MS"/>
                <w:sz w:val="24"/>
                <w:szCs w:val="24"/>
              </w:rPr>
              <w:t xml:space="preserve"> c</w:t>
            </w:r>
            <w:r w:rsidR="00254104" w:rsidRPr="00A377D2">
              <w:rPr>
                <w:rFonts w:ascii="Trebuchet MS" w:hAnsi="Trebuchet MS"/>
                <w:sz w:val="24"/>
                <w:szCs w:val="24"/>
              </w:rPr>
              <w:t>oncernant est effectuée.</w:t>
            </w:r>
          </w:p>
        </w:tc>
      </w:tr>
      <w:tr w:rsidR="00642203" w:rsidRPr="009E7B0B" w14:paraId="34B68C3C" w14:textId="77777777" w:rsidTr="00642203">
        <w:trPr>
          <w:trHeight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D97B32" w14:textId="603AE1C0" w:rsidR="00642203" w:rsidRDefault="00642203" w:rsidP="00A13BC0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Système de Localisation</w:t>
            </w:r>
          </w:p>
        </w:tc>
        <w:tc>
          <w:tcPr>
            <w:tcW w:w="4508" w:type="dxa"/>
          </w:tcPr>
          <w:p w14:paraId="3B57DC98" w14:textId="48A4CAC3" w:rsidR="00642203" w:rsidRPr="00E611EB" w:rsidRDefault="00642203" w:rsidP="00E611EB">
            <w:pPr>
              <w:pStyle w:val="Paragraphedeliste"/>
              <w:numPr>
                <w:ilvl w:val="0"/>
                <w:numId w:val="6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E611EB">
              <w:rPr>
                <w:rFonts w:ascii="Trebuchet MS" w:hAnsi="Trebuchet MS" w:cs="Arial"/>
                <w:sz w:val="24"/>
                <w:szCs w:val="24"/>
              </w:rPr>
              <w:t>Permet de</w:t>
            </w:r>
            <w:r w:rsidR="00366F86">
              <w:rPr>
                <w:rFonts w:ascii="Trebuchet MS" w:hAnsi="Trebuchet MS" w:cs="Arial"/>
                <w:sz w:val="24"/>
                <w:szCs w:val="24"/>
              </w:rPr>
              <w:t xml:space="preserve"> l</w:t>
            </w:r>
            <w:r w:rsidRPr="00E611EB">
              <w:rPr>
                <w:rFonts w:ascii="Trebuchet MS" w:hAnsi="Trebuchet MS" w:cs="Arial"/>
                <w:sz w:val="24"/>
                <w:szCs w:val="24"/>
              </w:rPr>
              <w:t>ocaliser</w:t>
            </w:r>
            <w:r w:rsidR="00250325">
              <w:rPr>
                <w:rFonts w:ascii="Trebuchet MS" w:hAnsi="Trebuchet MS" w:cs="Arial"/>
                <w:sz w:val="24"/>
                <w:szCs w:val="24"/>
              </w:rPr>
              <w:t xml:space="preserve"> les interventions</w:t>
            </w:r>
            <w:r w:rsidR="00366F86">
              <w:rPr>
                <w:rFonts w:ascii="Trebuchet MS" w:hAnsi="Trebuchet MS" w:cs="Arial"/>
                <w:sz w:val="24"/>
                <w:szCs w:val="24"/>
              </w:rPr>
              <w:t xml:space="preserve"> ou</w:t>
            </w:r>
            <w:r w:rsidRPr="00E611EB">
              <w:rPr>
                <w:rFonts w:ascii="Trebuchet MS" w:hAnsi="Trebuchet MS" w:cs="Arial"/>
                <w:sz w:val="24"/>
                <w:szCs w:val="24"/>
              </w:rPr>
              <w:t xml:space="preserve"> les zones o</w:t>
            </w:r>
            <w:r w:rsidR="00250325">
              <w:rPr>
                <w:rFonts w:ascii="Trebuchet MS" w:hAnsi="Trebuchet MS" w:cs="Arial"/>
                <w:sz w:val="24"/>
                <w:szCs w:val="24"/>
              </w:rPr>
              <w:t>u</w:t>
            </w:r>
            <w:r w:rsidRPr="00E611EB">
              <w:rPr>
                <w:rFonts w:ascii="Trebuchet MS" w:hAnsi="Trebuchet MS" w:cs="Arial"/>
                <w:sz w:val="24"/>
                <w:szCs w:val="24"/>
              </w:rPr>
              <w:t xml:space="preserve"> les techniciens iront effectuer les différentes   interventions.</w:t>
            </w:r>
          </w:p>
        </w:tc>
      </w:tr>
    </w:tbl>
    <w:p w14:paraId="54D07CC3" w14:textId="61BE6B68" w:rsidR="00C60E85" w:rsidRDefault="00C60E85" w:rsidP="00BD699C">
      <w:pPr>
        <w:rPr>
          <w:rFonts w:ascii="Trebuchet MS" w:hAnsi="Trebuchet MS"/>
          <w:sz w:val="24"/>
          <w:szCs w:val="24"/>
        </w:rPr>
      </w:pPr>
    </w:p>
    <w:p w14:paraId="612B518A" w14:textId="77777777" w:rsidR="00BD699C" w:rsidRDefault="00BD699C" w:rsidP="00BD699C">
      <w:pPr>
        <w:rPr>
          <w:rFonts w:ascii="Trebuchet MS" w:hAnsi="Trebuchet MS"/>
          <w:sz w:val="24"/>
          <w:szCs w:val="24"/>
        </w:rPr>
      </w:pPr>
    </w:p>
    <w:p w14:paraId="50534F50" w14:textId="69A11F9B" w:rsidR="00CF04BC" w:rsidRDefault="00CF04BC" w:rsidP="00C944A4">
      <w:pPr>
        <w:pStyle w:val="Titre2"/>
        <w:numPr>
          <w:ilvl w:val="0"/>
          <w:numId w:val="2"/>
        </w:numPr>
        <w:spacing w:line="360" w:lineRule="auto"/>
      </w:pPr>
      <w:bookmarkStart w:id="68" w:name="_Toc89424147"/>
      <w:bookmarkStart w:id="69" w:name="_Toc89426152"/>
      <w:bookmarkStart w:id="70" w:name="_Toc89447107"/>
      <w:bookmarkStart w:id="71" w:name="_Toc89449006"/>
      <w:bookmarkStart w:id="72" w:name="_Toc89449636"/>
      <w:bookmarkStart w:id="73" w:name="_Toc89449982"/>
      <w:bookmarkStart w:id="74" w:name="_Toc89450616"/>
      <w:bookmarkStart w:id="75" w:name="_Toc89450871"/>
      <w:bookmarkStart w:id="76" w:name="_Toc89952792"/>
      <w:bookmarkStart w:id="77" w:name="_Toc91601473"/>
      <w:bookmarkStart w:id="78" w:name="_Toc95836094"/>
      <w:r>
        <w:t>Diagramme de package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4140093C" w14:textId="77777777" w:rsidR="00565A25" w:rsidRPr="00565A25" w:rsidRDefault="00565A25" w:rsidP="00565A25"/>
    <w:p w14:paraId="27169D62" w14:textId="046BCAAC" w:rsidR="00CF04BC" w:rsidRPr="00C0453F" w:rsidRDefault="00CF04BC" w:rsidP="00CF04BC">
      <w:pPr>
        <w:pStyle w:val="NormalWeb"/>
        <w:shd w:val="clear" w:color="auto" w:fill="FFFFFF"/>
        <w:spacing w:before="0" w:beforeAutospacing="0" w:line="360" w:lineRule="auto"/>
        <w:ind w:firstLine="708"/>
        <w:rPr>
          <w:rFonts w:ascii="Trebuchet MS" w:hAnsi="Trebuchet MS" w:cs="Arial"/>
          <w:color w:val="000000" w:themeColor="text1"/>
          <w:lang w:val="fr-CA"/>
        </w:rPr>
      </w:pPr>
      <w:r>
        <w:rPr>
          <w:rFonts w:ascii="Trebuchet MS" w:hAnsi="Trebuchet MS" w:cs="Arial"/>
          <w:color w:val="000000" w:themeColor="text1"/>
        </w:rPr>
        <w:t xml:space="preserve">Un diagramme de package est un diagramme qui permet </w:t>
      </w:r>
      <w:r w:rsidR="00366F86">
        <w:rPr>
          <w:rFonts w:ascii="Trebuchet MS" w:hAnsi="Trebuchet MS" w:cs="Arial"/>
          <w:color w:val="000000" w:themeColor="text1"/>
        </w:rPr>
        <w:t xml:space="preserve">de </w:t>
      </w:r>
      <w:r>
        <w:rPr>
          <w:rFonts w:ascii="Trebuchet MS" w:hAnsi="Trebuchet MS" w:cs="Arial"/>
          <w:color w:val="000000" w:themeColor="text1"/>
        </w:rPr>
        <w:t>regrouper les différentes fonctionnalités</w:t>
      </w:r>
      <w:r w:rsidR="00366F86">
        <w:rPr>
          <w:rFonts w:ascii="Trebuchet MS" w:hAnsi="Trebuchet MS" w:cs="Arial"/>
          <w:color w:val="000000" w:themeColor="text1"/>
        </w:rPr>
        <w:t xml:space="preserve"> de l’application</w:t>
      </w:r>
      <w:r>
        <w:rPr>
          <w:rFonts w:ascii="Trebuchet MS" w:hAnsi="Trebuchet MS" w:cs="Arial"/>
          <w:color w:val="000000" w:themeColor="text1"/>
        </w:rPr>
        <w:t xml:space="preserve"> reliées entre elles en blocks. Ces </w:t>
      </w:r>
      <w:r w:rsidR="00366F86">
        <w:rPr>
          <w:rFonts w:ascii="Trebuchet MS" w:hAnsi="Trebuchet MS" w:cs="Arial"/>
          <w:color w:val="000000" w:themeColor="text1"/>
        </w:rPr>
        <w:t>b</w:t>
      </w:r>
      <w:r>
        <w:rPr>
          <w:rFonts w:ascii="Trebuchet MS" w:hAnsi="Trebuchet MS" w:cs="Arial"/>
          <w:color w:val="000000" w:themeColor="text1"/>
        </w:rPr>
        <w:t xml:space="preserve">locks </w:t>
      </w:r>
      <w:r>
        <w:rPr>
          <w:rFonts w:ascii="Trebuchet MS" w:hAnsi="Trebuchet MS" w:cs="Arial"/>
          <w:color w:val="000000" w:themeColor="text1"/>
        </w:rPr>
        <w:lastRenderedPageBreak/>
        <w:t>sont appelés Packages .Ces packages représentent donc les différentes parties</w:t>
      </w:r>
      <w:r w:rsidR="00366F86">
        <w:rPr>
          <w:rFonts w:ascii="Trebuchet MS" w:hAnsi="Trebuchet MS" w:cs="Arial"/>
          <w:color w:val="000000" w:themeColor="text1"/>
        </w:rPr>
        <w:t xml:space="preserve"> principales</w:t>
      </w:r>
      <w:r>
        <w:rPr>
          <w:rFonts w:ascii="Trebuchet MS" w:hAnsi="Trebuchet MS" w:cs="Arial"/>
          <w:color w:val="000000" w:themeColor="text1"/>
        </w:rPr>
        <w:t xml:space="preserve"> de </w:t>
      </w:r>
      <w:r w:rsidR="00366F86">
        <w:rPr>
          <w:rFonts w:ascii="Trebuchet MS" w:hAnsi="Trebuchet MS" w:cs="Arial"/>
          <w:color w:val="000000" w:themeColor="text1"/>
        </w:rPr>
        <w:t>n</w:t>
      </w:r>
      <w:r>
        <w:rPr>
          <w:rFonts w:ascii="Trebuchet MS" w:hAnsi="Trebuchet MS" w:cs="Arial"/>
          <w:color w:val="000000" w:themeColor="text1"/>
        </w:rPr>
        <w:t xml:space="preserve">otre </w:t>
      </w:r>
      <w:r w:rsidR="00366F86">
        <w:rPr>
          <w:rFonts w:ascii="Trebuchet MS" w:hAnsi="Trebuchet MS" w:cs="Arial"/>
          <w:color w:val="000000" w:themeColor="text1"/>
        </w:rPr>
        <w:t>a</w:t>
      </w:r>
      <w:r>
        <w:rPr>
          <w:rFonts w:ascii="Trebuchet MS" w:hAnsi="Trebuchet MS" w:cs="Arial"/>
          <w:color w:val="000000" w:themeColor="text1"/>
        </w:rPr>
        <w:t>pplication.</w:t>
      </w:r>
    </w:p>
    <w:p w14:paraId="6C83E7CB" w14:textId="77777777" w:rsidR="00027F06" w:rsidRPr="00C0453F" w:rsidRDefault="00CF04BC" w:rsidP="00F25DCF">
      <w:pPr>
        <w:pStyle w:val="Lgende"/>
        <w:rPr>
          <w:noProof/>
        </w:rPr>
      </w:pPr>
      <w:r w:rsidRPr="00C0453F">
        <w:t>Le diagramme de package de notre système est représenté par la figure ci-dessous :</w:t>
      </w:r>
      <w:r w:rsidR="00D42DC8" w:rsidRPr="00C0453F">
        <w:rPr>
          <w:noProof/>
        </w:rPr>
        <w:t xml:space="preserve"> </w:t>
      </w:r>
    </w:p>
    <w:p w14:paraId="3935F4F8" w14:textId="5C4F30E6" w:rsidR="00E064C3" w:rsidRPr="00BD699C" w:rsidRDefault="00300A37" w:rsidP="00E064C3">
      <w:pPr>
        <w:pStyle w:val="Lgende"/>
      </w:pPr>
      <w:bookmarkStart w:id="79" w:name="_Toc89426153"/>
      <w:bookmarkStart w:id="80" w:name="_Toc89447108"/>
      <w:bookmarkStart w:id="81" w:name="_Toc89449007"/>
      <w:bookmarkStart w:id="82" w:name="_Toc89449637"/>
      <w:bookmarkStart w:id="83" w:name="_Toc89449983"/>
      <w:bookmarkStart w:id="84" w:name="_Toc89450617"/>
      <w:bookmarkStart w:id="85" w:name="_Toc89450872"/>
      <w:bookmarkStart w:id="86" w:name="_Toc89952793"/>
      <w:bookmarkStart w:id="87" w:name="_Toc91601841"/>
      <w:bookmarkStart w:id="88" w:name="_Toc91603251"/>
      <w:bookmarkStart w:id="89" w:name="_Toc95839964"/>
      <w:r>
        <w:rPr>
          <w:noProof/>
        </w:rPr>
        <w:drawing>
          <wp:inline distT="0" distB="0" distL="0" distR="0" wp14:anchorId="5F320A33" wp14:editId="0B5CBC80">
            <wp:extent cx="5760720" cy="33039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5DD" w:rsidRPr="000215DD">
        <w:t xml:space="preserve"> 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E064C3"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 w:rsidR="00E064C3">
        <w:rPr>
          <w:noProof/>
        </w:rPr>
        <w:t>3</w:t>
      </w:r>
      <w:r w:rsidR="00F7158C">
        <w:rPr>
          <w:noProof/>
        </w:rPr>
        <w:fldChar w:fldCharType="end"/>
      </w:r>
      <w:r w:rsidR="00E064C3">
        <w:t> : Diagramme de package</w:t>
      </w:r>
      <w:bookmarkEnd w:id="89"/>
    </w:p>
    <w:p w14:paraId="2ABC6734" w14:textId="6603A442" w:rsidR="00E064C3" w:rsidRDefault="00E064C3" w:rsidP="00E064C3">
      <w:pPr>
        <w:pStyle w:val="Lgende"/>
      </w:pPr>
    </w:p>
    <w:p w14:paraId="219D38C2" w14:textId="52E4B339" w:rsidR="00BD699C" w:rsidRPr="00463D73" w:rsidRDefault="007E50AA" w:rsidP="00E064C3">
      <w:pPr>
        <w:pStyle w:val="Lgende"/>
        <w:rPr>
          <w:color w:val="0070C0"/>
          <w:sz w:val="28"/>
          <w:szCs w:val="28"/>
        </w:rPr>
      </w:pPr>
      <w:r w:rsidRPr="00463D73">
        <w:rPr>
          <w:color w:val="0070C0"/>
          <w:sz w:val="28"/>
          <w:szCs w:val="28"/>
        </w:rPr>
        <w:t xml:space="preserve">  </w:t>
      </w:r>
      <w:bookmarkStart w:id="90" w:name="_Toc89426154"/>
      <w:bookmarkStart w:id="91" w:name="_Toc89447109"/>
      <w:bookmarkStart w:id="92" w:name="_Toc89449008"/>
      <w:bookmarkStart w:id="93" w:name="_Toc89449638"/>
      <w:bookmarkStart w:id="94" w:name="_Toc89449984"/>
      <w:bookmarkStart w:id="95" w:name="_Toc89450618"/>
      <w:bookmarkStart w:id="96" w:name="_Toc89450873"/>
      <w:bookmarkStart w:id="97" w:name="_Toc89952794"/>
      <w:bookmarkStart w:id="98" w:name="_Toc91601474"/>
      <w:bookmarkStart w:id="99" w:name="_Toc95836095"/>
      <w:r w:rsidR="000034BC" w:rsidRPr="00463D73">
        <w:rPr>
          <w:color w:val="0070C0"/>
          <w:sz w:val="28"/>
          <w:szCs w:val="28"/>
        </w:rPr>
        <w:t>Description textuelle des packages du système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53261056" w14:textId="77777777" w:rsidR="00BD699C" w:rsidRPr="00E7037C" w:rsidRDefault="00BD699C" w:rsidP="00E7037C"/>
    <w:p w14:paraId="2BA8481E" w14:textId="4F539288" w:rsidR="000034BC" w:rsidRDefault="000034BC" w:rsidP="00F25DCF">
      <w:pPr>
        <w:pStyle w:val="Lgende"/>
      </w:pPr>
      <w:bookmarkStart w:id="100" w:name="_Toc89426155"/>
      <w:bookmarkStart w:id="101" w:name="_Toc89447110"/>
      <w:bookmarkStart w:id="102" w:name="_Toc89449009"/>
      <w:bookmarkStart w:id="103" w:name="_Toc89449639"/>
      <w:bookmarkStart w:id="104" w:name="_Toc89449985"/>
      <w:bookmarkStart w:id="105" w:name="_Toc89450619"/>
      <w:bookmarkStart w:id="106" w:name="_Toc89450874"/>
      <w:bookmarkStart w:id="107" w:name="_Toc89952795"/>
      <w:bookmarkStart w:id="108" w:name="_Toc91601842"/>
      <w:bookmarkStart w:id="109" w:name="_Toc91603189"/>
      <w:bookmarkStart w:id="110" w:name="_Toc95838941"/>
      <w:bookmarkStart w:id="111" w:name="_Toc95839050"/>
      <w:bookmarkStart w:id="112" w:name="_Toc95839367"/>
      <w:r>
        <w:t xml:space="preserve">Tableau </w:t>
      </w:r>
      <w:fldSimple w:instr=" SEQ Tableau \* ARABIC ">
        <w:r w:rsidR="00707CF6">
          <w:rPr>
            <w:noProof/>
          </w:rPr>
          <w:t>2</w:t>
        </w:r>
      </w:fldSimple>
      <w:r>
        <w:t>:Tableau de Description textuelle des packages du système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tbl>
      <w:tblPr>
        <w:tblStyle w:val="TableauGrille4-Accentuation1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0034BC" w14:paraId="079A17DA" w14:textId="77777777" w:rsidTr="00003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hideMark/>
          </w:tcPr>
          <w:p w14:paraId="71E3720C" w14:textId="77777777" w:rsidR="000034BC" w:rsidRDefault="000034BC">
            <w:pPr>
              <w:spacing w:line="360" w:lineRule="auto"/>
              <w:jc w:val="both"/>
              <w:rPr>
                <w:rFonts w:ascii="Trebuchet MS" w:hAnsi="Trebuchet MS" w:cs="Arial"/>
                <w:b w:val="0"/>
                <w:sz w:val="24"/>
                <w:szCs w:val="24"/>
                <w:u w:val="single"/>
              </w:rPr>
            </w:pPr>
            <w:r>
              <w:rPr>
                <w:rFonts w:ascii="Trebuchet MS" w:hAnsi="Trebuchet MS" w:cs="Arial"/>
                <w:sz w:val="24"/>
                <w:szCs w:val="24"/>
                <w:u w:val="single"/>
              </w:rPr>
              <w:t>PACKAGE</w:t>
            </w:r>
          </w:p>
        </w:tc>
        <w:tc>
          <w:tcPr>
            <w:tcW w:w="4531" w:type="dxa"/>
            <w:hideMark/>
          </w:tcPr>
          <w:p w14:paraId="3D9B3DAE" w14:textId="77777777" w:rsidR="000034BC" w:rsidRDefault="000034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b w:val="0"/>
                <w:sz w:val="24"/>
                <w:szCs w:val="24"/>
                <w:u w:val="single"/>
              </w:rPr>
            </w:pPr>
            <w:r>
              <w:rPr>
                <w:rFonts w:ascii="Trebuchet MS" w:hAnsi="Trebuchet MS" w:cs="Arial"/>
                <w:sz w:val="24"/>
                <w:szCs w:val="24"/>
                <w:u w:val="single"/>
              </w:rPr>
              <w:t>DESCRIPTION</w:t>
            </w:r>
          </w:p>
        </w:tc>
      </w:tr>
      <w:tr w:rsidR="000034BC" w14:paraId="754856B8" w14:textId="77777777" w:rsidTr="00003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D91BF4B" w14:textId="55BF51B4" w:rsidR="000034BC" w:rsidRDefault="000034BC">
            <w:pPr>
              <w:spacing w:line="360" w:lineRule="auto"/>
              <w:jc w:val="both"/>
              <w:rPr>
                <w:rFonts w:ascii="Trebuchet MS" w:hAnsi="Trebuchet MS" w:cs="Arial"/>
                <w:sz w:val="24"/>
                <w:szCs w:val="24"/>
                <w:lang w:val="fr-CA"/>
              </w:rPr>
            </w:pPr>
            <w:r>
              <w:rPr>
                <w:rFonts w:ascii="Trebuchet MS" w:hAnsi="Trebuchet MS" w:cs="Arial"/>
                <w:sz w:val="24"/>
                <w:szCs w:val="24"/>
                <w:lang w:val="fr-CA"/>
              </w:rPr>
              <w:t xml:space="preserve">Gestion </w:t>
            </w:r>
            <w:r w:rsidR="009F5DD4">
              <w:rPr>
                <w:rFonts w:ascii="Trebuchet MS" w:hAnsi="Trebuchet MS" w:cs="Arial"/>
                <w:sz w:val="24"/>
                <w:szCs w:val="24"/>
                <w:lang w:val="fr-CA"/>
              </w:rPr>
              <w:t xml:space="preserve">des </w:t>
            </w:r>
            <w:r>
              <w:rPr>
                <w:rFonts w:ascii="Trebuchet MS" w:hAnsi="Trebuchet MS" w:cs="Arial"/>
                <w:sz w:val="24"/>
                <w:szCs w:val="24"/>
                <w:lang w:val="fr-CA"/>
              </w:rPr>
              <w:t>Ressources Humaines</w:t>
            </w:r>
          </w:p>
        </w:tc>
        <w:tc>
          <w:tcPr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B646376" w14:textId="22E6FF2A" w:rsidR="000034BC" w:rsidRPr="000034BC" w:rsidRDefault="000034BC" w:rsidP="005125A4">
            <w:pPr>
              <w:pStyle w:val="Paragraphedeliste"/>
              <w:numPr>
                <w:ilvl w:val="0"/>
                <w:numId w:val="11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Arial"/>
                <w:sz w:val="24"/>
                <w:szCs w:val="24"/>
              </w:rPr>
            </w:pPr>
            <w:r w:rsidRPr="003D1494">
              <w:rPr>
                <w:rFonts w:ascii="Trebuchet MS" w:hAnsi="Trebuchet MS"/>
                <w:sz w:val="24"/>
                <w:szCs w:val="24"/>
              </w:rPr>
              <w:t xml:space="preserve">C’est Le package responsable des différentes actions à effectuer sur Les différents </w:t>
            </w:r>
            <w:r w:rsidR="005125A4">
              <w:rPr>
                <w:rFonts w:ascii="Trebuchet MS" w:hAnsi="Trebuchet MS"/>
                <w:sz w:val="24"/>
                <w:szCs w:val="24"/>
              </w:rPr>
              <w:t>membres</w:t>
            </w:r>
            <w:r w:rsidRPr="003D1494">
              <w:rPr>
                <w:rFonts w:ascii="Trebuchet MS" w:hAnsi="Trebuchet MS"/>
                <w:sz w:val="24"/>
                <w:szCs w:val="24"/>
              </w:rPr>
              <w:t xml:space="preserve"> de L’</w:t>
            </w:r>
            <w:r w:rsidR="00A97531" w:rsidRPr="003D1494">
              <w:rPr>
                <w:rFonts w:ascii="Trebuchet MS" w:hAnsi="Trebuchet MS"/>
                <w:sz w:val="24"/>
                <w:szCs w:val="24"/>
              </w:rPr>
              <w:t>entreprise</w:t>
            </w:r>
            <w:r w:rsidR="005125A4">
              <w:rPr>
                <w:rFonts w:ascii="Trebuchet MS" w:hAnsi="Trebuchet MS"/>
                <w:sz w:val="24"/>
                <w:szCs w:val="24"/>
              </w:rPr>
              <w:t>.</w:t>
            </w:r>
          </w:p>
        </w:tc>
      </w:tr>
      <w:tr w:rsidR="000034BC" w14:paraId="767FA32A" w14:textId="77777777" w:rsidTr="00003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4ED1A62" w14:textId="77777777" w:rsidR="00176B8E" w:rsidRPr="00176B8E" w:rsidRDefault="00176B8E" w:rsidP="00176B8E">
            <w:pPr>
              <w:ind w:left="708"/>
              <w:rPr>
                <w:rFonts w:ascii="Trebuchet MS" w:eastAsiaTheme="minorHAnsi" w:hAnsi="Trebuchet MS"/>
                <w:sz w:val="24"/>
                <w:szCs w:val="24"/>
              </w:rPr>
            </w:pPr>
          </w:p>
          <w:p w14:paraId="7333BB2A" w14:textId="5CADA214" w:rsidR="000034BC" w:rsidRPr="00176B8E" w:rsidRDefault="00176B8E" w:rsidP="00176B8E">
            <w:pPr>
              <w:spacing w:line="360" w:lineRule="auto"/>
              <w:jc w:val="both"/>
              <w:rPr>
                <w:rFonts w:ascii="Trebuchet MS" w:hAnsi="Trebuchet MS" w:cs="Arial"/>
                <w:sz w:val="24"/>
                <w:szCs w:val="24"/>
                <w:lang w:val="en-US"/>
              </w:rPr>
            </w:pPr>
            <w:r w:rsidRPr="00176B8E">
              <w:rPr>
                <w:rFonts w:ascii="Trebuchet MS" w:hAnsi="Trebuchet MS" w:cs="Arial"/>
                <w:sz w:val="24"/>
                <w:szCs w:val="24"/>
                <w:lang w:val="en-US"/>
              </w:rPr>
              <w:t>Interventions</w:t>
            </w:r>
          </w:p>
        </w:tc>
        <w:tc>
          <w:tcPr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2A030DF" w14:textId="12D7A482" w:rsidR="000034BC" w:rsidRDefault="00312806" w:rsidP="009E55B1">
            <w:pPr>
              <w:pStyle w:val="Paragraphedeliste"/>
              <w:numPr>
                <w:ilvl w:val="0"/>
                <w:numId w:val="11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C’est Le package responsable des différentes opérations liées aux interventions</w:t>
            </w:r>
            <w:r w:rsidR="00185AC5">
              <w:rPr>
                <w:rFonts w:ascii="Trebuchet MS" w:hAnsi="Trebuchet MS" w:cs="Arial"/>
                <w:sz w:val="24"/>
                <w:szCs w:val="24"/>
              </w:rPr>
              <w:t>.</w:t>
            </w:r>
          </w:p>
        </w:tc>
      </w:tr>
      <w:tr w:rsidR="000034BC" w14:paraId="294FE3C0" w14:textId="77777777" w:rsidTr="00003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9A37F64" w14:textId="771017EB" w:rsidR="000034BC" w:rsidRPr="00CE22A5" w:rsidRDefault="00312806">
            <w:pPr>
              <w:spacing w:line="360" w:lineRule="auto"/>
              <w:jc w:val="both"/>
              <w:rPr>
                <w:rFonts w:ascii="Trebuchet MS" w:hAnsi="Trebuchet MS" w:cs="Arial"/>
                <w:sz w:val="24"/>
                <w:szCs w:val="24"/>
                <w:lang w:val="en-US"/>
              </w:rPr>
            </w:pPr>
            <w:r w:rsidRPr="00CE22A5">
              <w:rPr>
                <w:rFonts w:ascii="Trebuchet MS" w:hAnsi="Trebuchet MS" w:cs="Arial"/>
                <w:sz w:val="24"/>
                <w:szCs w:val="24"/>
                <w:lang w:val="en-US"/>
              </w:rPr>
              <w:t xml:space="preserve">Gestion </w:t>
            </w:r>
            <w:r w:rsidR="006B153C">
              <w:rPr>
                <w:rFonts w:ascii="Trebuchet MS" w:hAnsi="Trebuchet MS" w:cs="Arial"/>
                <w:sz w:val="24"/>
                <w:szCs w:val="24"/>
                <w:lang w:val="en-US"/>
              </w:rPr>
              <w:t xml:space="preserve">des </w:t>
            </w:r>
            <w:r w:rsidRPr="00CE22A5">
              <w:rPr>
                <w:rFonts w:ascii="Trebuchet MS" w:hAnsi="Trebuchet MS" w:cs="Arial"/>
                <w:sz w:val="24"/>
                <w:szCs w:val="24"/>
              </w:rPr>
              <w:t>Ressources</w:t>
            </w:r>
            <w:r w:rsidRPr="00CE22A5">
              <w:rPr>
                <w:rFonts w:ascii="Trebuchet MS" w:hAnsi="Trebuchet MS" w:cs="Arial"/>
                <w:sz w:val="24"/>
                <w:szCs w:val="24"/>
                <w:lang w:val="en-US"/>
              </w:rPr>
              <w:t xml:space="preserve"> </w:t>
            </w:r>
            <w:r w:rsidR="00185AC5" w:rsidRPr="00CE22A5">
              <w:rPr>
                <w:rFonts w:ascii="Trebuchet MS" w:hAnsi="Trebuchet MS" w:cs="Arial"/>
                <w:sz w:val="24"/>
                <w:szCs w:val="24"/>
              </w:rPr>
              <w:t>Matérielles</w:t>
            </w:r>
          </w:p>
        </w:tc>
        <w:tc>
          <w:tcPr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5ADFFE" w14:textId="50D0A823" w:rsidR="000034BC" w:rsidRPr="003D1494" w:rsidRDefault="00E4431E" w:rsidP="009E55B1">
            <w:pPr>
              <w:pStyle w:val="Paragraphedeliste"/>
              <w:numPr>
                <w:ilvl w:val="0"/>
                <w:numId w:val="11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</w:rPr>
            </w:pPr>
            <w:r w:rsidRPr="003D1494">
              <w:rPr>
                <w:rFonts w:ascii="Trebuchet MS" w:hAnsi="Trebuchet MS" w:cs="Arial"/>
                <w:sz w:val="24"/>
                <w:szCs w:val="24"/>
              </w:rPr>
              <w:t xml:space="preserve">Ce package est responsable des différentes opérations </w:t>
            </w:r>
            <w:r w:rsidR="003D1494" w:rsidRPr="003D1494">
              <w:rPr>
                <w:rFonts w:ascii="Trebuchet MS" w:hAnsi="Trebuchet MS" w:cs="Arial"/>
                <w:sz w:val="24"/>
                <w:szCs w:val="24"/>
              </w:rPr>
              <w:t>à</w:t>
            </w:r>
            <w:r w:rsidRPr="003D1494">
              <w:rPr>
                <w:rFonts w:ascii="Trebuchet MS" w:hAnsi="Trebuchet MS" w:cs="Arial"/>
                <w:sz w:val="24"/>
                <w:szCs w:val="24"/>
              </w:rPr>
              <w:t xml:space="preserve"> effectuer sur Les Ressources Matériels</w:t>
            </w:r>
            <w:r w:rsidR="00CE22A5" w:rsidRPr="003D1494">
              <w:rPr>
                <w:rFonts w:ascii="Trebuchet MS" w:hAnsi="Trebuchet MS" w:cs="Arial"/>
                <w:sz w:val="24"/>
                <w:szCs w:val="24"/>
              </w:rPr>
              <w:t xml:space="preserve">  </w:t>
            </w:r>
            <w:r w:rsidR="000034BC" w:rsidRPr="003D1494">
              <w:rPr>
                <w:rFonts w:ascii="Trebuchet MS" w:hAnsi="Trebuchet MS" w:cs="Arial"/>
                <w:sz w:val="24"/>
                <w:szCs w:val="24"/>
              </w:rPr>
              <w:t>.</w:t>
            </w:r>
          </w:p>
        </w:tc>
      </w:tr>
      <w:tr w:rsidR="000034BC" w14:paraId="449F5BD2" w14:textId="77777777" w:rsidTr="00003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8E0F35F" w14:textId="377EB2C6" w:rsidR="000034BC" w:rsidRPr="00CE22A5" w:rsidRDefault="00CE22A5">
            <w:pPr>
              <w:spacing w:line="360" w:lineRule="auto"/>
              <w:jc w:val="both"/>
              <w:rPr>
                <w:rFonts w:ascii="Trebuchet MS" w:hAnsi="Trebuchet MS" w:cs="Arial"/>
                <w:sz w:val="24"/>
                <w:szCs w:val="24"/>
                <w:lang w:val="fr-CA"/>
              </w:rPr>
            </w:pPr>
            <w:r w:rsidRPr="00CE22A5">
              <w:rPr>
                <w:rFonts w:ascii="Trebuchet MS" w:hAnsi="Trebuchet MS"/>
                <w:sz w:val="24"/>
                <w:szCs w:val="24"/>
              </w:rPr>
              <w:lastRenderedPageBreak/>
              <w:t>Production de rapport </w:t>
            </w:r>
          </w:p>
        </w:tc>
        <w:tc>
          <w:tcPr>
            <w:tcW w:w="4531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8E56D4F" w14:textId="3ED1D634" w:rsidR="000034BC" w:rsidRPr="003D1494" w:rsidRDefault="005125A4" w:rsidP="009E55B1">
            <w:pPr>
              <w:pStyle w:val="Paragraphedeliste"/>
              <w:numPr>
                <w:ilvl w:val="0"/>
                <w:numId w:val="11"/>
              </w:numPr>
              <w:tabs>
                <w:tab w:val="left" w:pos="1455"/>
              </w:tabs>
              <w:spacing w:line="360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Il est responsable de l’e</w:t>
            </w:r>
            <w:r w:rsidR="000034BC" w:rsidRPr="003D1494">
              <w:rPr>
                <w:rFonts w:ascii="Trebuchet MS" w:hAnsi="Trebuchet MS" w:cs="Arial"/>
                <w:sz w:val="24"/>
                <w:szCs w:val="24"/>
              </w:rPr>
              <w:t>nregistre</w:t>
            </w:r>
            <w:r>
              <w:rPr>
                <w:rFonts w:ascii="Trebuchet MS" w:hAnsi="Trebuchet MS" w:cs="Arial"/>
                <w:sz w:val="24"/>
                <w:szCs w:val="24"/>
              </w:rPr>
              <w:t>ment</w:t>
            </w:r>
            <w:r w:rsidR="000034BC" w:rsidRPr="003D1494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>
              <w:rPr>
                <w:rFonts w:ascii="Trebuchet MS" w:hAnsi="Trebuchet MS" w:cs="Arial"/>
                <w:sz w:val="24"/>
                <w:szCs w:val="24"/>
              </w:rPr>
              <w:t>d</w:t>
            </w:r>
            <w:r w:rsidR="003D1494" w:rsidRPr="003D1494">
              <w:rPr>
                <w:rFonts w:ascii="Trebuchet MS" w:hAnsi="Trebuchet MS" w:cs="Arial"/>
                <w:sz w:val="24"/>
                <w:szCs w:val="24"/>
              </w:rPr>
              <w:t>es différentes informations relatives</w:t>
            </w:r>
            <w:r w:rsidR="00CE22A5" w:rsidRPr="003D1494">
              <w:rPr>
                <w:rFonts w:ascii="Trebuchet MS" w:hAnsi="Trebuchet MS" w:cs="Arial"/>
                <w:sz w:val="24"/>
                <w:szCs w:val="24"/>
              </w:rPr>
              <w:t xml:space="preserve"> aux rapports produits par le</w:t>
            </w:r>
            <w:r>
              <w:rPr>
                <w:rFonts w:ascii="Trebuchet MS" w:hAnsi="Trebuchet MS" w:cs="Arial"/>
                <w:sz w:val="24"/>
                <w:szCs w:val="24"/>
              </w:rPr>
              <w:t>s</w:t>
            </w:r>
            <w:r w:rsidR="00CE22A5" w:rsidRPr="003D1494">
              <w:rPr>
                <w:rFonts w:ascii="Trebuchet MS" w:hAnsi="Trebuchet MS" w:cs="Arial"/>
                <w:sz w:val="24"/>
                <w:szCs w:val="24"/>
              </w:rPr>
              <w:t xml:space="preserve"> personnel</w:t>
            </w:r>
            <w:r>
              <w:rPr>
                <w:rFonts w:ascii="Trebuchet MS" w:hAnsi="Trebuchet MS" w:cs="Arial"/>
                <w:sz w:val="24"/>
                <w:szCs w:val="24"/>
              </w:rPr>
              <w:t>s</w:t>
            </w:r>
            <w:r w:rsidR="00CE22A5" w:rsidRPr="003D1494">
              <w:rPr>
                <w:rFonts w:ascii="Trebuchet MS" w:hAnsi="Trebuchet MS" w:cs="Arial"/>
                <w:sz w:val="24"/>
                <w:szCs w:val="24"/>
              </w:rPr>
              <w:t xml:space="preserve"> et les techniciens</w:t>
            </w:r>
            <w:r w:rsidR="000034BC" w:rsidRPr="003D1494">
              <w:rPr>
                <w:rFonts w:ascii="Trebuchet MS" w:hAnsi="Trebuchet MS" w:cs="Arial"/>
                <w:sz w:val="24"/>
                <w:szCs w:val="24"/>
              </w:rPr>
              <w:t>.</w:t>
            </w:r>
          </w:p>
        </w:tc>
      </w:tr>
    </w:tbl>
    <w:p w14:paraId="126E4567" w14:textId="76B41B7D" w:rsidR="00E7037C" w:rsidRDefault="00E7037C" w:rsidP="00BD699C">
      <w:pPr>
        <w:pStyle w:val="NormalWeb"/>
        <w:shd w:val="clear" w:color="auto" w:fill="FFFFFF"/>
        <w:spacing w:before="0" w:beforeAutospacing="0" w:line="360" w:lineRule="auto"/>
        <w:rPr>
          <w:rFonts w:ascii="Trebuchet MS" w:hAnsi="Trebuchet MS" w:cs="Arial"/>
          <w:color w:val="000000" w:themeColor="text1"/>
        </w:rPr>
      </w:pPr>
    </w:p>
    <w:p w14:paraId="0E183BD3" w14:textId="6941AF5F" w:rsidR="005241FB" w:rsidRDefault="00C944A4" w:rsidP="00BD699C">
      <w:pPr>
        <w:pStyle w:val="Titre2"/>
      </w:pPr>
      <w:bookmarkStart w:id="113" w:name="_Toc89426156"/>
      <w:bookmarkStart w:id="114" w:name="_Toc89447111"/>
      <w:bookmarkStart w:id="115" w:name="_Toc89449010"/>
      <w:bookmarkStart w:id="116" w:name="_Toc89449640"/>
      <w:bookmarkStart w:id="117" w:name="_Toc89449986"/>
      <w:bookmarkStart w:id="118" w:name="_Toc89450620"/>
      <w:bookmarkStart w:id="119" w:name="_Toc89450875"/>
      <w:bookmarkStart w:id="120" w:name="_Toc89952796"/>
      <w:bookmarkStart w:id="121" w:name="_Toc91601475"/>
      <w:bookmarkStart w:id="122" w:name="_Toc95836096"/>
      <w:r>
        <w:t xml:space="preserve">3. </w:t>
      </w:r>
      <w:r w:rsidR="005241FB">
        <w:t>Diagramme de cas d’utilisation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723428C4" w14:textId="77777777" w:rsidR="00BD699C" w:rsidRPr="007B7306" w:rsidRDefault="00BD699C" w:rsidP="009E55B1">
      <w:pPr>
        <w:rPr>
          <w:rFonts w:ascii="Trebuchet MS" w:hAnsi="Trebuchet MS"/>
          <w:sz w:val="24"/>
          <w:szCs w:val="24"/>
        </w:rPr>
      </w:pPr>
    </w:p>
    <w:p w14:paraId="4C9763F5" w14:textId="1FE87FD3" w:rsidR="007B7306" w:rsidRPr="007B7306" w:rsidRDefault="007B7306" w:rsidP="009E55B1">
      <w:pPr>
        <w:rPr>
          <w:rFonts w:ascii="Trebuchet MS" w:hAnsi="Trebuchet MS"/>
          <w:sz w:val="24"/>
          <w:szCs w:val="24"/>
        </w:rPr>
      </w:pPr>
      <w:r w:rsidRPr="007B7306">
        <w:rPr>
          <w:rFonts w:ascii="Trebuchet MS" w:hAnsi="Trebuchet MS"/>
          <w:sz w:val="24"/>
          <w:szCs w:val="24"/>
        </w:rPr>
        <w:t>Un cas d’utilisation est une fonctionnalité d’un package .</w:t>
      </w:r>
    </w:p>
    <w:p w14:paraId="5BC6D3B5" w14:textId="6A6DC386" w:rsidR="009E55B1" w:rsidRPr="007B7306" w:rsidRDefault="009E55B1" w:rsidP="009E55B1">
      <w:pPr>
        <w:rPr>
          <w:rFonts w:ascii="Trebuchet MS" w:hAnsi="Trebuchet MS"/>
          <w:sz w:val="24"/>
          <w:szCs w:val="24"/>
        </w:rPr>
      </w:pPr>
      <w:r w:rsidRPr="007B7306">
        <w:rPr>
          <w:rFonts w:ascii="Trebuchet MS" w:hAnsi="Trebuchet MS"/>
          <w:sz w:val="24"/>
          <w:szCs w:val="24"/>
        </w:rPr>
        <w:t xml:space="preserve">Un diagramme de cas </w:t>
      </w:r>
      <w:r w:rsidR="007B7306" w:rsidRPr="007B7306">
        <w:rPr>
          <w:rFonts w:ascii="Trebuchet MS" w:hAnsi="Trebuchet MS"/>
          <w:sz w:val="24"/>
          <w:szCs w:val="24"/>
        </w:rPr>
        <w:t>d’utilisation</w:t>
      </w:r>
      <w:r w:rsidRPr="007B7306">
        <w:rPr>
          <w:rFonts w:ascii="Trebuchet MS" w:hAnsi="Trebuchet MS"/>
          <w:sz w:val="24"/>
          <w:szCs w:val="24"/>
        </w:rPr>
        <w:t xml:space="preserve"> est un diagramme qui permet </w:t>
      </w:r>
      <w:r w:rsidR="007B7306" w:rsidRPr="007B7306">
        <w:rPr>
          <w:rFonts w:ascii="Trebuchet MS" w:hAnsi="Trebuchet MS"/>
          <w:sz w:val="24"/>
          <w:szCs w:val="24"/>
        </w:rPr>
        <w:t>d’identifier</w:t>
      </w:r>
      <w:r w:rsidRPr="007B7306">
        <w:rPr>
          <w:rFonts w:ascii="Trebuchet MS" w:hAnsi="Trebuchet MS"/>
          <w:sz w:val="24"/>
          <w:szCs w:val="24"/>
        </w:rPr>
        <w:t xml:space="preserve"> les</w:t>
      </w:r>
      <w:r w:rsidR="007B7306" w:rsidRPr="007B7306">
        <w:rPr>
          <w:rFonts w:ascii="Trebuchet MS" w:hAnsi="Trebuchet MS"/>
          <w:sz w:val="24"/>
          <w:szCs w:val="24"/>
        </w:rPr>
        <w:t xml:space="preserve"> différentes </w:t>
      </w:r>
      <w:r w:rsidRPr="007B7306">
        <w:rPr>
          <w:rFonts w:ascii="Trebuchet MS" w:hAnsi="Trebuchet MS"/>
          <w:sz w:val="24"/>
          <w:szCs w:val="24"/>
        </w:rPr>
        <w:t xml:space="preserve"> </w:t>
      </w:r>
      <w:r w:rsidR="007B7306" w:rsidRPr="007B7306">
        <w:rPr>
          <w:rFonts w:ascii="Trebuchet MS" w:hAnsi="Trebuchet MS"/>
          <w:sz w:val="24"/>
          <w:szCs w:val="24"/>
        </w:rPr>
        <w:t>fonctionnalités</w:t>
      </w:r>
      <w:r w:rsidRPr="007B7306">
        <w:rPr>
          <w:rFonts w:ascii="Trebuchet MS" w:hAnsi="Trebuchet MS"/>
          <w:sz w:val="24"/>
          <w:szCs w:val="24"/>
        </w:rPr>
        <w:t xml:space="preserve"> de nos packages et donc du système</w:t>
      </w:r>
      <w:r w:rsidR="007B7306" w:rsidRPr="007B7306">
        <w:rPr>
          <w:rFonts w:ascii="Trebuchet MS" w:hAnsi="Trebuchet MS"/>
          <w:sz w:val="24"/>
          <w:szCs w:val="24"/>
        </w:rPr>
        <w:t> .</w:t>
      </w:r>
      <w:r w:rsidRPr="007B7306">
        <w:rPr>
          <w:rFonts w:ascii="Trebuchet MS" w:hAnsi="Trebuchet MS"/>
          <w:sz w:val="24"/>
          <w:szCs w:val="24"/>
        </w:rPr>
        <w:t> </w:t>
      </w:r>
    </w:p>
    <w:p w14:paraId="321E16B2" w14:textId="0E4348B8" w:rsidR="009E55B1" w:rsidRPr="007B7306" w:rsidRDefault="00A1679F" w:rsidP="009E55B1">
      <w:pPr>
        <w:rPr>
          <w:rFonts w:ascii="Trebuchet MS" w:hAnsi="Trebuchet MS"/>
          <w:sz w:val="24"/>
          <w:szCs w:val="24"/>
        </w:rPr>
      </w:pPr>
      <w:r w:rsidRPr="007B7306">
        <w:rPr>
          <w:rFonts w:ascii="Trebuchet MS" w:hAnsi="Trebuchet MS"/>
          <w:sz w:val="24"/>
          <w:szCs w:val="24"/>
        </w:rPr>
        <w:t xml:space="preserve">Ce diagramme </w:t>
      </w:r>
      <w:r w:rsidR="009E55B1" w:rsidRPr="007B7306">
        <w:rPr>
          <w:rFonts w:ascii="Trebuchet MS" w:hAnsi="Trebuchet MS"/>
          <w:sz w:val="24"/>
          <w:szCs w:val="24"/>
        </w:rPr>
        <w:t xml:space="preserve"> permet </w:t>
      </w:r>
      <w:r w:rsidRPr="007B7306">
        <w:rPr>
          <w:rFonts w:ascii="Trebuchet MS" w:hAnsi="Trebuchet MS"/>
          <w:sz w:val="24"/>
          <w:szCs w:val="24"/>
        </w:rPr>
        <w:t xml:space="preserve">ainsi </w:t>
      </w:r>
      <w:r w:rsidR="009E55B1" w:rsidRPr="007B7306">
        <w:rPr>
          <w:rFonts w:ascii="Trebuchet MS" w:hAnsi="Trebuchet MS"/>
          <w:sz w:val="24"/>
          <w:szCs w:val="24"/>
        </w:rPr>
        <w:t xml:space="preserve">de connaitre </w:t>
      </w:r>
      <w:r w:rsidR="007B7306" w:rsidRPr="007B7306">
        <w:rPr>
          <w:rFonts w:ascii="Trebuchet MS" w:hAnsi="Trebuchet MS"/>
          <w:sz w:val="24"/>
          <w:szCs w:val="24"/>
        </w:rPr>
        <w:t>les relations</w:t>
      </w:r>
      <w:r w:rsidR="009E55B1" w:rsidRPr="007B7306">
        <w:rPr>
          <w:rFonts w:ascii="Trebuchet MS" w:hAnsi="Trebuchet MS"/>
          <w:sz w:val="24"/>
          <w:szCs w:val="24"/>
        </w:rPr>
        <w:t xml:space="preserve"> entre les acteurs de notre système et les</w:t>
      </w:r>
      <w:r w:rsidR="007B7306" w:rsidRPr="007B7306">
        <w:rPr>
          <w:rFonts w:ascii="Trebuchet MS" w:hAnsi="Trebuchet MS"/>
          <w:sz w:val="24"/>
          <w:szCs w:val="24"/>
        </w:rPr>
        <w:t xml:space="preserve"> fonctionnalités qu’ il regroupe</w:t>
      </w:r>
      <w:r w:rsidR="007B7306">
        <w:rPr>
          <w:rFonts w:ascii="Trebuchet MS" w:hAnsi="Trebuchet MS"/>
          <w:sz w:val="24"/>
          <w:szCs w:val="24"/>
        </w:rPr>
        <w:t>.</w:t>
      </w:r>
    </w:p>
    <w:p w14:paraId="095414D2" w14:textId="77777777" w:rsidR="009E55B1" w:rsidRDefault="009E55B1" w:rsidP="005241FB">
      <w:pPr>
        <w:shd w:val="clear" w:color="auto" w:fill="FFFFFF"/>
        <w:spacing w:after="100" w:afterAutospacing="1" w:line="360" w:lineRule="auto"/>
        <w:jc w:val="both"/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</w:pPr>
    </w:p>
    <w:p w14:paraId="0651D328" w14:textId="122FE13B" w:rsidR="005241FB" w:rsidRDefault="005241FB" w:rsidP="005241FB">
      <w:pPr>
        <w:shd w:val="clear" w:color="auto" w:fill="FFFFFF"/>
        <w:spacing w:after="100" w:afterAutospacing="1" w:line="360" w:lineRule="auto"/>
        <w:jc w:val="both"/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</w:pPr>
      <w:r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  <w:t>Voici les di</w:t>
      </w:r>
      <w:r w:rsidR="005125A4"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  <w:t>a</w:t>
      </w:r>
      <w:r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  <w:t>grammes de cas d’utilisation de notre système</w:t>
      </w:r>
      <w:r w:rsidR="005125A4"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  <w:t xml:space="preserve"> par package</w:t>
      </w:r>
      <w:r>
        <w:rPr>
          <w:rFonts w:ascii="Trebuchet MS" w:eastAsia="Times New Roman" w:hAnsi="Trebuchet MS" w:cs="Arial"/>
          <w:color w:val="000000" w:themeColor="text1"/>
          <w:sz w:val="24"/>
          <w:szCs w:val="24"/>
          <w:lang w:eastAsia="fr-FR"/>
        </w:rPr>
        <w:t>:</w:t>
      </w:r>
    </w:p>
    <w:p w14:paraId="38326B45" w14:textId="77777777" w:rsidR="00E7037C" w:rsidRPr="00CE736E" w:rsidRDefault="00E7037C" w:rsidP="00027F06">
      <w:pPr>
        <w:spacing w:line="360" w:lineRule="auto"/>
        <w:jc w:val="both"/>
        <w:rPr>
          <w:rFonts w:ascii="Trebuchet MS" w:hAnsi="Trebuchet MS" w:cs="Arial"/>
          <w:b/>
          <w:color w:val="0070C0"/>
          <w:sz w:val="24"/>
          <w:szCs w:val="24"/>
          <w:u w:val="single"/>
        </w:rPr>
      </w:pPr>
    </w:p>
    <w:p w14:paraId="079D7B2E" w14:textId="407AF65D" w:rsidR="00CE736E" w:rsidRPr="00CE736E" w:rsidRDefault="00027F06" w:rsidP="00CE736E">
      <w:pPr>
        <w:pStyle w:val="Titre3"/>
        <w:numPr>
          <w:ilvl w:val="0"/>
          <w:numId w:val="9"/>
        </w:numPr>
        <w:ind w:left="795"/>
        <w:rPr>
          <w:rFonts w:ascii="Trebuchet MS" w:hAnsi="Trebuchet MS"/>
          <w:color w:val="0070C0"/>
        </w:rPr>
      </w:pPr>
      <w:bookmarkStart w:id="123" w:name="_Toc95836097"/>
      <w:r w:rsidRPr="00CE736E">
        <w:rPr>
          <w:rFonts w:ascii="Trebuchet MS" w:hAnsi="Trebuchet MS"/>
          <w:color w:val="0070C0"/>
        </w:rPr>
        <w:t>Diagramme de cas d’utilisation du package « Gestion des Ressources Humaines »</w:t>
      </w:r>
      <w:bookmarkEnd w:id="123"/>
      <w:r w:rsidRPr="00CE736E">
        <w:rPr>
          <w:rFonts w:ascii="Trebuchet MS" w:hAnsi="Trebuchet MS"/>
          <w:color w:val="0070C0"/>
        </w:rPr>
        <w:t xml:space="preserve"> </w:t>
      </w:r>
    </w:p>
    <w:p w14:paraId="7168823E" w14:textId="77777777" w:rsidR="00027F06" w:rsidRPr="00027F06" w:rsidRDefault="00027F06" w:rsidP="00027F06"/>
    <w:p w14:paraId="4EE449FE" w14:textId="5816311E" w:rsidR="00457215" w:rsidRDefault="006E42EF" w:rsidP="00E064C3">
      <w:pPr>
        <w:pStyle w:val="Lgende"/>
      </w:pPr>
      <w:bookmarkStart w:id="124" w:name="_Toc89426158"/>
      <w:bookmarkStart w:id="125" w:name="_Toc89447113"/>
      <w:bookmarkStart w:id="126" w:name="_Toc89449012"/>
      <w:bookmarkStart w:id="127" w:name="_Toc89449642"/>
      <w:bookmarkStart w:id="128" w:name="_Toc89449988"/>
      <w:bookmarkStart w:id="129" w:name="_Toc89450622"/>
      <w:bookmarkStart w:id="130" w:name="_Toc89450877"/>
      <w:bookmarkStart w:id="131" w:name="_Toc89952798"/>
      <w:bookmarkStart w:id="132" w:name="_Toc91601843"/>
      <w:bookmarkStart w:id="133" w:name="_Toc91603252"/>
      <w:bookmarkStart w:id="134" w:name="_Toc95839965"/>
      <w:r>
        <w:rPr>
          <w:noProof/>
        </w:rPr>
        <w:lastRenderedPageBreak/>
        <w:drawing>
          <wp:inline distT="0" distB="0" distL="0" distR="0" wp14:anchorId="1F33B70B" wp14:editId="7E03F43A">
            <wp:extent cx="5412626" cy="8534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750" cy="85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15" w:rsidRPr="00457215">
        <w:t xml:space="preserve"> 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r w:rsidR="00E064C3"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 w:rsidR="00E064C3">
        <w:rPr>
          <w:noProof/>
        </w:rPr>
        <w:t>4</w:t>
      </w:r>
      <w:r w:rsidR="00F7158C">
        <w:rPr>
          <w:noProof/>
        </w:rPr>
        <w:fldChar w:fldCharType="end"/>
      </w:r>
      <w:r w:rsidR="00E064C3">
        <w:t> :</w:t>
      </w:r>
      <w:r w:rsidR="00E064C3" w:rsidRPr="00E064C3">
        <w:t xml:space="preserve"> </w:t>
      </w:r>
      <w:r w:rsidR="00E064C3">
        <w:t>Diagramme de Cas d’utilisation du package « Gestion des Ressources Humaines»</w:t>
      </w:r>
      <w:bookmarkEnd w:id="134"/>
      <w:r w:rsidR="00E064C3">
        <w:br w:type="page"/>
      </w:r>
    </w:p>
    <w:p w14:paraId="3A5EE54C" w14:textId="661BA1AD" w:rsidR="00BF7E48" w:rsidRPr="003C19A3" w:rsidRDefault="00C944A4" w:rsidP="005241FB">
      <w:pPr>
        <w:pStyle w:val="Titre3"/>
        <w:numPr>
          <w:ilvl w:val="0"/>
          <w:numId w:val="9"/>
        </w:numPr>
        <w:ind w:left="795"/>
        <w:rPr>
          <w:rFonts w:ascii="Trebuchet MS" w:hAnsi="Trebuchet MS"/>
          <w:color w:val="5B9BD5" w:themeColor="accent5"/>
          <w:szCs w:val="32"/>
        </w:rPr>
      </w:pPr>
      <w:bookmarkStart w:id="135" w:name="_Toc95836098"/>
      <w:r w:rsidRPr="00CE736E">
        <w:rPr>
          <w:rFonts w:ascii="Trebuchet MS" w:hAnsi="Trebuchet MS"/>
          <w:color w:val="0070C0"/>
          <w:szCs w:val="32"/>
        </w:rPr>
        <w:lastRenderedPageBreak/>
        <w:t xml:space="preserve">Diagramme de </w:t>
      </w:r>
      <w:r w:rsidR="001C1986" w:rsidRPr="00CE736E">
        <w:rPr>
          <w:rFonts w:ascii="Trebuchet MS" w:hAnsi="Trebuchet MS"/>
          <w:color w:val="0070C0"/>
          <w:szCs w:val="32"/>
        </w:rPr>
        <w:t>c</w:t>
      </w:r>
      <w:r w:rsidRPr="00CE736E">
        <w:rPr>
          <w:rFonts w:ascii="Trebuchet MS" w:hAnsi="Trebuchet MS"/>
          <w:color w:val="0070C0"/>
          <w:szCs w:val="32"/>
        </w:rPr>
        <w:t xml:space="preserve">as d’utilisation du Package </w:t>
      </w:r>
      <w:r w:rsidR="001C1986" w:rsidRPr="00CE736E">
        <w:rPr>
          <w:rFonts w:ascii="Trebuchet MS" w:hAnsi="Trebuchet MS"/>
          <w:color w:val="0070C0"/>
        </w:rPr>
        <w:t>«</w:t>
      </w:r>
      <w:r w:rsidRPr="00CE736E">
        <w:rPr>
          <w:rFonts w:ascii="Trebuchet MS" w:hAnsi="Trebuchet MS"/>
          <w:color w:val="0070C0"/>
          <w:szCs w:val="32"/>
        </w:rPr>
        <w:t>Interventions</w:t>
      </w:r>
      <w:r w:rsidR="001C1986" w:rsidRPr="00CE736E">
        <w:rPr>
          <w:rFonts w:ascii="Trebuchet MS" w:hAnsi="Trebuchet MS"/>
          <w:color w:val="0070C0"/>
        </w:rPr>
        <w:t>»</w:t>
      </w:r>
      <w:bookmarkEnd w:id="135"/>
      <w:r w:rsidR="001C1986" w:rsidRPr="00CE736E">
        <w:rPr>
          <w:rFonts w:ascii="Trebuchet MS" w:hAnsi="Trebuchet MS"/>
          <w:color w:val="0070C0"/>
          <w:szCs w:val="32"/>
        </w:rPr>
        <w:t> </w:t>
      </w:r>
    </w:p>
    <w:p w14:paraId="65200797" w14:textId="7F823A34" w:rsidR="00C10A27" w:rsidRDefault="00991764" w:rsidP="00E064C3">
      <w:pPr>
        <w:pStyle w:val="Lgende"/>
      </w:pPr>
      <w:bookmarkStart w:id="136" w:name="_Toc95839966"/>
      <w:r>
        <w:rPr>
          <w:noProof/>
        </w:rPr>
        <w:drawing>
          <wp:inline distT="0" distB="0" distL="0" distR="0" wp14:anchorId="575F15DB" wp14:editId="4E81118E">
            <wp:extent cx="5760720" cy="64242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850" w:rsidRPr="009C7850">
        <w:t xml:space="preserve"> </w:t>
      </w:r>
      <w:r w:rsidR="00E064C3"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 w:rsidR="00E064C3">
        <w:rPr>
          <w:noProof/>
        </w:rPr>
        <w:t>5</w:t>
      </w:r>
      <w:r w:rsidR="00F7158C">
        <w:rPr>
          <w:noProof/>
        </w:rPr>
        <w:fldChar w:fldCharType="end"/>
      </w:r>
      <w:r w:rsidR="00E064C3">
        <w:rPr>
          <w:iCs/>
          <w:szCs w:val="24"/>
        </w:rPr>
        <w:t xml:space="preserve"> : </w:t>
      </w:r>
      <w:r w:rsidR="00E064C3" w:rsidRPr="009C7850">
        <w:rPr>
          <w:iCs/>
          <w:szCs w:val="24"/>
        </w:rPr>
        <w:t>Diagramme de Cas d’utilisation du package «</w:t>
      </w:r>
      <w:r w:rsidR="00E064C3">
        <w:rPr>
          <w:iCs/>
          <w:szCs w:val="24"/>
        </w:rPr>
        <w:t>Interventions</w:t>
      </w:r>
      <w:r w:rsidR="00E064C3">
        <w:t>»</w:t>
      </w:r>
      <w:bookmarkEnd w:id="136"/>
    </w:p>
    <w:p w14:paraId="3D1D8B52" w14:textId="3176AB9F" w:rsidR="003C19A3" w:rsidRDefault="003C19A3" w:rsidP="005800CF">
      <w:pPr>
        <w:jc w:val="center"/>
      </w:pPr>
    </w:p>
    <w:p w14:paraId="5B1AC446" w14:textId="7289C45D" w:rsidR="00CE736E" w:rsidRPr="00CE736E" w:rsidRDefault="00CE736E" w:rsidP="00CE736E">
      <w:pPr>
        <w:pStyle w:val="Titre3"/>
        <w:numPr>
          <w:ilvl w:val="0"/>
          <w:numId w:val="9"/>
        </w:numPr>
        <w:rPr>
          <w:rFonts w:ascii="Trebuchet MS" w:hAnsi="Trebuchet MS"/>
          <w:color w:val="0070C0"/>
          <w:szCs w:val="32"/>
        </w:rPr>
      </w:pPr>
      <w:bookmarkStart w:id="137" w:name="_Toc95836099"/>
      <w:r w:rsidRPr="00CE736E">
        <w:rPr>
          <w:rFonts w:ascii="Trebuchet MS" w:hAnsi="Trebuchet MS"/>
          <w:color w:val="0070C0"/>
          <w:szCs w:val="32"/>
        </w:rPr>
        <w:lastRenderedPageBreak/>
        <w:t xml:space="preserve">Diagramme de cas d’utilisation du Package </w:t>
      </w:r>
      <w:r w:rsidRPr="00CE736E">
        <w:rPr>
          <w:rFonts w:ascii="Trebuchet MS" w:hAnsi="Trebuchet MS"/>
          <w:color w:val="0070C0"/>
        </w:rPr>
        <w:t>«</w:t>
      </w:r>
      <w:r w:rsidRPr="00CE736E">
        <w:rPr>
          <w:rFonts w:ascii="Trebuchet MS" w:hAnsi="Trebuchet MS" w:cs="Arial"/>
          <w:color w:val="0070C0"/>
          <w:lang w:val="en-US"/>
        </w:rPr>
        <w:t xml:space="preserve"> Gestion </w:t>
      </w:r>
      <w:r w:rsidR="00F06D1D">
        <w:rPr>
          <w:rFonts w:ascii="Trebuchet MS" w:hAnsi="Trebuchet MS" w:cs="Arial"/>
          <w:color w:val="0070C0"/>
          <w:lang w:val="en-US"/>
        </w:rPr>
        <w:t xml:space="preserve">des </w:t>
      </w:r>
      <w:r w:rsidRPr="00CE736E">
        <w:rPr>
          <w:rFonts w:ascii="Trebuchet MS" w:hAnsi="Trebuchet MS" w:cs="Arial"/>
          <w:color w:val="0070C0"/>
        </w:rPr>
        <w:t>Ressources</w:t>
      </w:r>
      <w:r w:rsidRPr="00CE736E">
        <w:rPr>
          <w:rFonts w:ascii="Trebuchet MS" w:hAnsi="Trebuchet MS" w:cs="Arial"/>
          <w:color w:val="0070C0"/>
          <w:lang w:val="en-US"/>
        </w:rPr>
        <w:t xml:space="preserve"> </w:t>
      </w:r>
      <w:r w:rsidRPr="00CE736E">
        <w:rPr>
          <w:rFonts w:ascii="Trebuchet MS" w:hAnsi="Trebuchet MS" w:cs="Arial"/>
          <w:color w:val="0070C0"/>
        </w:rPr>
        <w:t>Matériel</w:t>
      </w:r>
      <w:r w:rsidR="00441071">
        <w:rPr>
          <w:rFonts w:ascii="Trebuchet MS" w:hAnsi="Trebuchet MS" w:cs="Arial"/>
          <w:color w:val="0070C0"/>
        </w:rPr>
        <w:t>s</w:t>
      </w:r>
      <w:r w:rsidRPr="00CE736E">
        <w:rPr>
          <w:rFonts w:ascii="Trebuchet MS" w:hAnsi="Trebuchet MS"/>
          <w:color w:val="0070C0"/>
        </w:rPr>
        <w:t>»</w:t>
      </w:r>
      <w:bookmarkEnd w:id="137"/>
    </w:p>
    <w:p w14:paraId="0AFF27B3" w14:textId="77777777" w:rsidR="00E064C3" w:rsidRDefault="00813A29" w:rsidP="00E064C3">
      <w:pPr>
        <w:keepNext/>
      </w:pPr>
      <w:r>
        <w:rPr>
          <w:noProof/>
        </w:rPr>
        <w:drawing>
          <wp:inline distT="0" distB="0" distL="0" distR="0" wp14:anchorId="118A5C14" wp14:editId="3E50C3B0">
            <wp:extent cx="5760720" cy="662241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D28" w14:textId="5AFBBF1B" w:rsidR="003C19A3" w:rsidRDefault="00E064C3" w:rsidP="00E064C3">
      <w:pPr>
        <w:pStyle w:val="Lgende"/>
        <w:jc w:val="left"/>
      </w:pPr>
      <w:bookmarkStart w:id="138" w:name="_Toc95839967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6</w:t>
      </w:r>
      <w:r w:rsidR="00F7158C">
        <w:rPr>
          <w:noProof/>
        </w:rPr>
        <w:fldChar w:fldCharType="end"/>
      </w:r>
      <w:r>
        <w:t xml:space="preserve"> Diagramme de cas d’utilisation du package &lt;&lt;Gestion des Ressources Matériels&gt;&gt;</w:t>
      </w:r>
      <w:bookmarkEnd w:id="138"/>
    </w:p>
    <w:p w14:paraId="55C36551" w14:textId="77777777" w:rsidR="00E064C3" w:rsidRDefault="00E064C3" w:rsidP="00E064C3">
      <w:pPr>
        <w:jc w:val="center"/>
        <w:rPr>
          <w:rFonts w:ascii="Trebuchet MS" w:hAnsi="Trebuchet MS"/>
          <w:color w:val="0070C0"/>
          <w:szCs w:val="32"/>
        </w:rPr>
      </w:pPr>
      <w:bookmarkStart w:id="139" w:name="_Toc95836100"/>
    </w:p>
    <w:p w14:paraId="1BFC1525" w14:textId="77777777" w:rsidR="00E064C3" w:rsidRDefault="00E064C3" w:rsidP="00E064C3">
      <w:pPr>
        <w:jc w:val="center"/>
        <w:rPr>
          <w:rFonts w:ascii="Trebuchet MS" w:hAnsi="Trebuchet MS"/>
          <w:color w:val="0070C0"/>
          <w:szCs w:val="32"/>
        </w:rPr>
      </w:pPr>
    </w:p>
    <w:p w14:paraId="672F97FF" w14:textId="77777777" w:rsidR="00E064C3" w:rsidRDefault="00E064C3" w:rsidP="00E064C3">
      <w:pPr>
        <w:jc w:val="center"/>
        <w:rPr>
          <w:rFonts w:ascii="Trebuchet MS" w:hAnsi="Trebuchet MS"/>
          <w:color w:val="0070C0"/>
          <w:szCs w:val="32"/>
        </w:rPr>
      </w:pPr>
    </w:p>
    <w:p w14:paraId="62D5C29E" w14:textId="77777777" w:rsidR="00E064C3" w:rsidRDefault="00E064C3" w:rsidP="00E064C3">
      <w:pPr>
        <w:jc w:val="center"/>
        <w:rPr>
          <w:rFonts w:ascii="Trebuchet MS" w:hAnsi="Trebuchet MS"/>
          <w:color w:val="0070C0"/>
          <w:szCs w:val="32"/>
        </w:rPr>
      </w:pPr>
    </w:p>
    <w:p w14:paraId="5255D1D2" w14:textId="77777777" w:rsidR="00475A8B" w:rsidRDefault="00475A8B" w:rsidP="00E064C3">
      <w:pPr>
        <w:jc w:val="center"/>
        <w:rPr>
          <w:rFonts w:ascii="Trebuchet MS" w:hAnsi="Trebuchet MS"/>
          <w:color w:val="0070C0"/>
          <w:szCs w:val="32"/>
        </w:rPr>
      </w:pPr>
    </w:p>
    <w:bookmarkEnd w:id="139"/>
    <w:p w14:paraId="7E4AB1F0" w14:textId="4C9F562D" w:rsidR="00475A8B" w:rsidRPr="00CE736E" w:rsidRDefault="00475A8B" w:rsidP="00475A8B">
      <w:pPr>
        <w:pStyle w:val="Titre3"/>
        <w:numPr>
          <w:ilvl w:val="0"/>
          <w:numId w:val="9"/>
        </w:numPr>
        <w:rPr>
          <w:rFonts w:ascii="Trebuchet MS" w:hAnsi="Trebuchet MS"/>
          <w:color w:val="0070C0"/>
          <w:szCs w:val="32"/>
        </w:rPr>
      </w:pPr>
      <w:r w:rsidRPr="00CE736E">
        <w:rPr>
          <w:rFonts w:ascii="Trebuchet MS" w:hAnsi="Trebuchet MS"/>
          <w:color w:val="0070C0"/>
          <w:szCs w:val="32"/>
        </w:rPr>
        <w:lastRenderedPageBreak/>
        <w:t xml:space="preserve">Diagramme de cas d’utilisation du Package </w:t>
      </w:r>
      <w:r w:rsidRPr="00CE736E">
        <w:rPr>
          <w:rFonts w:ascii="Trebuchet MS" w:hAnsi="Trebuchet MS"/>
          <w:color w:val="0070C0"/>
        </w:rPr>
        <w:t>«</w:t>
      </w:r>
      <w:r w:rsidRPr="00CE736E">
        <w:rPr>
          <w:rFonts w:ascii="Trebuchet MS" w:hAnsi="Trebuchet MS" w:cs="Arial"/>
          <w:color w:val="0070C0"/>
          <w:lang w:val="en-US"/>
        </w:rPr>
        <w:t xml:space="preserve"> </w:t>
      </w:r>
      <w:r>
        <w:rPr>
          <w:rFonts w:ascii="Trebuchet MS" w:hAnsi="Trebuchet MS" w:cs="Arial"/>
          <w:color w:val="0070C0"/>
          <w:lang w:val="en-US"/>
        </w:rPr>
        <w:t>Production de Rapports</w:t>
      </w:r>
      <w:r w:rsidRPr="00CE736E">
        <w:rPr>
          <w:rFonts w:ascii="Trebuchet MS" w:hAnsi="Trebuchet MS"/>
          <w:color w:val="0070C0"/>
        </w:rPr>
        <w:t>»</w:t>
      </w:r>
    </w:p>
    <w:p w14:paraId="68EE9419" w14:textId="797C8305" w:rsidR="00CE736E" w:rsidRDefault="0059754D" w:rsidP="003C19A3">
      <w:r>
        <w:rPr>
          <w:noProof/>
        </w:rPr>
        <w:drawing>
          <wp:inline distT="0" distB="0" distL="0" distR="0" wp14:anchorId="5787CDF7" wp14:editId="4299F04E">
            <wp:extent cx="5760720" cy="810768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D219" w14:textId="265C374E" w:rsidR="00E7037C" w:rsidRPr="0034679B" w:rsidRDefault="00E064C3" w:rsidP="00E064C3">
      <w:pPr>
        <w:pStyle w:val="Lgende"/>
      </w:pPr>
      <w:bookmarkStart w:id="140" w:name="_Toc95839968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7</w:t>
      </w:r>
      <w:r w:rsidR="00F7158C">
        <w:rPr>
          <w:noProof/>
        </w:rPr>
        <w:fldChar w:fldCharType="end"/>
      </w:r>
      <w:r w:rsidRPr="009C7850">
        <w:rPr>
          <w:iCs/>
          <w:szCs w:val="24"/>
        </w:rPr>
        <w:t>: Diagramme de Cas d’utilisation du package «</w:t>
      </w:r>
      <w:r>
        <w:rPr>
          <w:iCs/>
          <w:szCs w:val="24"/>
          <w:lang w:val="en-US"/>
        </w:rPr>
        <w:t>Production de Rapports</w:t>
      </w:r>
      <w:r w:rsidRPr="00CE736E">
        <w:rPr>
          <w:iCs/>
        </w:rPr>
        <w:t>»</w:t>
      </w:r>
      <w:bookmarkEnd w:id="140"/>
    </w:p>
    <w:p w14:paraId="5F201142" w14:textId="4E8948D1" w:rsidR="00E7037C" w:rsidRDefault="00E7037C" w:rsidP="00475A8B">
      <w:pPr>
        <w:pStyle w:val="Titre2"/>
        <w:numPr>
          <w:ilvl w:val="0"/>
          <w:numId w:val="9"/>
        </w:numPr>
      </w:pPr>
      <w:bookmarkStart w:id="141" w:name="_Toc89426167"/>
      <w:bookmarkStart w:id="142" w:name="_Toc89447122"/>
      <w:bookmarkStart w:id="143" w:name="_Toc89449021"/>
      <w:bookmarkStart w:id="144" w:name="_Toc89449651"/>
      <w:bookmarkStart w:id="145" w:name="_Toc89449997"/>
      <w:bookmarkStart w:id="146" w:name="_Toc89450631"/>
      <w:bookmarkStart w:id="147" w:name="_Toc89450886"/>
      <w:bookmarkStart w:id="148" w:name="_Toc89952807"/>
      <w:bookmarkStart w:id="149" w:name="_Toc91601481"/>
      <w:bookmarkStart w:id="150" w:name="_Toc95836101"/>
      <w:r>
        <w:lastRenderedPageBreak/>
        <w:t>Description textuelle des cas d’utilisations du système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6C42EC29" w14:textId="77777777" w:rsidR="00E7037C" w:rsidRDefault="00E7037C" w:rsidP="00E7037C"/>
    <w:p w14:paraId="5B94ADE6" w14:textId="77777777" w:rsidR="00883EBF" w:rsidRDefault="00883EBF" w:rsidP="00883EBF">
      <w:pPr>
        <w:rPr>
          <w:color w:val="000000" w:themeColor="text1"/>
        </w:rPr>
      </w:pPr>
    </w:p>
    <w:p w14:paraId="71E0351B" w14:textId="54E1FDFF" w:rsidR="00883EBF" w:rsidRDefault="00883EBF" w:rsidP="00A25BFB">
      <w:pPr>
        <w:pStyle w:val="Lgende"/>
        <w:jc w:val="left"/>
      </w:pPr>
    </w:p>
    <w:p w14:paraId="1BD4F080" w14:textId="1A79EBC9" w:rsidR="00A25BFB" w:rsidRDefault="00A25BFB" w:rsidP="00A25BFB">
      <w:pPr>
        <w:pStyle w:val="Lgende"/>
      </w:pPr>
      <w:bookmarkStart w:id="151" w:name="_Toc95839051"/>
      <w:bookmarkStart w:id="152" w:name="_Toc95839368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 w:rsidR="00707CF6">
        <w:rPr>
          <w:noProof/>
        </w:rPr>
        <w:t>3</w:t>
      </w:r>
      <w:r w:rsidR="00F7158C">
        <w:rPr>
          <w:noProof/>
        </w:rPr>
        <w:fldChar w:fldCharType="end"/>
      </w:r>
      <w:r>
        <w:t> :</w:t>
      </w:r>
      <w:r w:rsidRPr="00A25BFB">
        <w:t xml:space="preserve"> </w:t>
      </w:r>
      <w:r>
        <w:t>Description textuelle du cas d'utilisation « Créer un compte »</w:t>
      </w:r>
      <w:bookmarkEnd w:id="151"/>
      <w:bookmarkEnd w:id="152"/>
    </w:p>
    <w:p w14:paraId="74F2FF94" w14:textId="531B25FC" w:rsidR="00A25BFB" w:rsidRDefault="00A25BFB" w:rsidP="00A25BFB">
      <w:pPr>
        <w:pStyle w:val="Lgende"/>
        <w:keepNext/>
      </w:pPr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883EBF" w14:paraId="71D28D9D" w14:textId="77777777" w:rsidTr="00883EBF"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416243DF" w14:textId="77777777" w:rsidR="00883EBF" w:rsidRDefault="00883EBF">
            <w:pPr>
              <w:spacing w:line="240" w:lineRule="auto"/>
              <w:rPr>
                <w:rFonts w:ascii="Trebuchet MS" w:hAnsi="Trebuchet MS"/>
                <w:b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/>
                <w:b/>
                <w:color w:val="000000" w:themeColor="text1"/>
                <w:sz w:val="24"/>
                <w:szCs w:val="24"/>
                <w:lang w:eastAsia="fr-FR"/>
              </w:rPr>
              <w:t>Cas n°1</w:t>
            </w:r>
          </w:p>
        </w:tc>
      </w:tr>
      <w:tr w:rsidR="00883EBF" w14:paraId="3F8085AF" w14:textId="77777777" w:rsidTr="00883EBF">
        <w:trPr>
          <w:trHeight w:val="3266"/>
        </w:trPr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hideMark/>
          </w:tcPr>
          <w:p w14:paraId="358FA471" w14:textId="77777777" w:rsidR="00883EBF" w:rsidRDefault="00883EB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62A445CF" w14:textId="00AC76FB" w:rsidR="00883EBF" w:rsidRDefault="00883EB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Créer un compte (package «</w:t>
            </w:r>
            <w:r w:rsidR="00310C51" w:rsidRPr="00310C51">
              <w:rPr>
                <w:rFonts w:ascii="Trebuchet MS" w:hAnsi="Trebuchet MS"/>
                <w:sz w:val="24"/>
                <w:szCs w:val="24"/>
              </w:rPr>
              <w:t>Gestion des Ressources Humaines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53171055" w14:textId="65F6E569" w:rsidR="00883EBF" w:rsidRDefault="00883EB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Client, </w:t>
            </w:r>
            <w:r w:rsidR="00E1014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Personnel,</w:t>
            </w:r>
            <w:r w:rsidR="00D31A2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E1014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</w:t>
            </w:r>
            <w:r w:rsidR="00DD255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,Administrateur</w:t>
            </w:r>
          </w:p>
          <w:p w14:paraId="36DA6991" w14:textId="2B8C9F9D" w:rsidR="00883EBF" w:rsidRDefault="00883EB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La création de compte se fait en entrant des informations comme le nom, prénom,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courriel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, mot de passe.... L’inscription doit être possible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C5478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client, </w:t>
            </w:r>
            <w:r w:rsidR="00054C8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 un Personnel, a L’administrateur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et au </w:t>
            </w:r>
            <w:r w:rsidR="00054C8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</w:t>
            </w:r>
            <w:r w:rsidR="00DC3B6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4CD409F3" w14:textId="653E500F" w:rsidR="00DC3B66" w:rsidRDefault="00DC3B66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Un Administrateur créer son Compte sans Autorisation ou validation préalable.</w:t>
            </w:r>
          </w:p>
          <w:p w14:paraId="22924B9C" w14:textId="1BAEF724" w:rsidR="00DC3B66" w:rsidRDefault="00DC3B66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Un seul compte Administrateur </w:t>
            </w:r>
            <w:r w:rsidR="0097350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est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disponible.</w:t>
            </w:r>
          </w:p>
          <w:p w14:paraId="11BD0FBD" w14:textId="0D79E26B" w:rsidR="00DC3B66" w:rsidRDefault="00DC3B66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Ce compte se chargera de valider la création de tous les autres </w:t>
            </w:r>
            <w:r w:rsidR="0097350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profils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. </w:t>
            </w:r>
          </w:p>
          <w:p w14:paraId="7410AD99" w14:textId="4D48C8A8" w:rsidR="00883EBF" w:rsidRDefault="00883EB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371748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E1014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et </w:t>
            </w:r>
            <w:r w:rsidR="00E1014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BAGNA</w:t>
            </w:r>
          </w:p>
          <w:p w14:paraId="3EE0C330" w14:textId="38226449" w:rsidR="00883EBF" w:rsidRDefault="00883EB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</w:t>
            </w:r>
            <w:r w:rsidR="0079701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9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/</w:t>
            </w:r>
            <w:r w:rsidR="0079701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01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/202</w:t>
            </w:r>
            <w:r w:rsidR="0079701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2</w:t>
            </w:r>
          </w:p>
          <w:p w14:paraId="4FACE4F9" w14:textId="0A95C35E" w:rsidR="00883EBF" w:rsidRDefault="00883EB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doit d’abord avoir accès à la page de création de compte pour pouvoir s’inscrire</w:t>
            </w:r>
          </w:p>
          <w:p w14:paraId="36D90ACF" w14:textId="4B7F911D" w:rsidR="00883EBF" w:rsidRDefault="00883EBF">
            <w:pPr>
              <w:spacing w:line="240" w:lineRule="auto"/>
              <w:rPr>
                <w:rFonts w:ascii="Trebuchet MS" w:hAnsi="Trebuchet MS" w:cs="Times New Roman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démarré l’application</w:t>
            </w:r>
            <w:r w:rsidR="00136F7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et </w:t>
            </w:r>
            <w:r w:rsidR="00415C9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136F7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cliquer sur le lien d’inscription</w:t>
            </w:r>
          </w:p>
        </w:tc>
      </w:tr>
      <w:tr w:rsidR="00883EBF" w14:paraId="3E81E4F2" w14:textId="77777777" w:rsidTr="00883EBF"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956649" w14:textId="77777777" w:rsidR="00883EBF" w:rsidRDefault="00883EB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DESCRIPTION DES SCENARIOS</w:t>
            </w:r>
          </w:p>
        </w:tc>
      </w:tr>
      <w:tr w:rsidR="00883EBF" w14:paraId="272AE226" w14:textId="77777777" w:rsidTr="00883EBF">
        <w:trPr>
          <w:trHeight w:val="2544"/>
        </w:trPr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38FD5F" w14:textId="77777777" w:rsidR="00883EBF" w:rsidRDefault="00883EB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Le scénario nominal</w:t>
            </w:r>
          </w:p>
          <w:p w14:paraId="5D5CD6BD" w14:textId="77777777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demande la page de création de compte ;</w:t>
            </w:r>
          </w:p>
          <w:p w14:paraId="4DA6F776" w14:textId="77777777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affiche la page de création de compte à l’utilisateur ;</w:t>
            </w:r>
          </w:p>
          <w:p w14:paraId="19704BCD" w14:textId="77777777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renseigne les paramètres de création de compte ;</w:t>
            </w:r>
          </w:p>
          <w:p w14:paraId="0418BA76" w14:textId="74C4F502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envoie les paramètres renseignés;</w:t>
            </w:r>
          </w:p>
          <w:p w14:paraId="43B6032E" w14:textId="77777777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récupère les paramètres envoyés par l’utilisateur ;</w:t>
            </w:r>
          </w:p>
          <w:p w14:paraId="38A4CC09" w14:textId="7C874919" w:rsidR="00883EBF" w:rsidRDefault="00883EBF" w:rsidP="00883EBF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vérifie les paramètres entrés</w:t>
            </w:r>
            <w:r w:rsidR="00014487">
              <w:rPr>
                <w:rFonts w:ascii="Trebuchet MS" w:hAnsi="Trebuchet MS" w:cs="Arial"/>
              </w:rPr>
              <w:t>(b1)</w:t>
            </w:r>
            <w:r>
              <w:rPr>
                <w:rFonts w:ascii="Trebuchet MS" w:hAnsi="Trebuchet MS" w:cs="Arial"/>
              </w:rPr>
              <w:t>;</w:t>
            </w:r>
          </w:p>
          <w:p w14:paraId="612DC977" w14:textId="6D0C4CD3" w:rsidR="00883EBF" w:rsidRPr="0086790B" w:rsidRDefault="00883EBF" w:rsidP="0086790B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sauvegarde les paramètres entrés </w:t>
            </w:r>
            <w:r w:rsidR="0086790B">
              <w:rPr>
                <w:rFonts w:ascii="Trebuchet MS" w:hAnsi="Trebuchet MS" w:cs="Arial"/>
              </w:rPr>
              <w:t>dans la base de données</w:t>
            </w:r>
            <w:r w:rsidR="00AC1544">
              <w:rPr>
                <w:rFonts w:ascii="Trebuchet MS" w:hAnsi="Trebuchet MS" w:cs="Arial"/>
              </w:rPr>
              <w:t>(a1)</w:t>
            </w:r>
            <w:r w:rsidRPr="0086790B">
              <w:rPr>
                <w:rFonts w:ascii="Trebuchet MS" w:hAnsi="Trebuchet MS" w:cs="Arial"/>
              </w:rPr>
              <w:t>.</w:t>
            </w:r>
          </w:p>
          <w:p w14:paraId="5388D1B9" w14:textId="3B7270EE" w:rsidR="0086790B" w:rsidRPr="003F61DB" w:rsidRDefault="0086790B" w:rsidP="0086790B">
            <w:pPr>
              <w:pStyle w:val="Paragraphedeliste1"/>
              <w:numPr>
                <w:ilvl w:val="0"/>
                <w:numId w:val="16"/>
              </w:numPr>
              <w:spacing w:line="240" w:lineRule="auto"/>
              <w:ind w:left="352" w:hanging="175"/>
              <w:jc w:val="both"/>
              <w:rPr>
                <w:rFonts w:ascii="Trebuchet MS" w:hAnsi="Trebuchet MS" w:cs="Arial"/>
                <w:bCs/>
              </w:rPr>
            </w:pPr>
            <w:r w:rsidRPr="003F61DB">
              <w:rPr>
                <w:rFonts w:ascii="Trebuchet MS" w:hAnsi="Trebuchet MS" w:cs="Arial"/>
                <w:bCs/>
              </w:rPr>
              <w:t xml:space="preserve">Le système envoie une </w:t>
            </w:r>
            <w:r w:rsidR="005D19CA" w:rsidRPr="003F61DB">
              <w:rPr>
                <w:rFonts w:ascii="Trebuchet MS" w:hAnsi="Trebuchet MS" w:cs="Arial"/>
                <w:bCs/>
              </w:rPr>
              <w:t>n</w:t>
            </w:r>
            <w:r w:rsidRPr="003F61DB">
              <w:rPr>
                <w:rFonts w:ascii="Trebuchet MS" w:hAnsi="Trebuchet MS" w:cs="Arial"/>
                <w:bCs/>
              </w:rPr>
              <w:t xml:space="preserve">otification </w:t>
            </w:r>
            <w:r w:rsidR="003F61DB" w:rsidRPr="003F61DB">
              <w:rPr>
                <w:rFonts w:ascii="Trebuchet MS" w:hAnsi="Trebuchet MS" w:cs="Arial"/>
                <w:bCs/>
              </w:rPr>
              <w:t>à</w:t>
            </w:r>
            <w:r w:rsidRPr="003F61DB">
              <w:rPr>
                <w:rFonts w:ascii="Trebuchet MS" w:hAnsi="Trebuchet MS" w:cs="Arial"/>
                <w:bCs/>
              </w:rPr>
              <w:t xml:space="preserve"> l’administrateur pour l’informer de l’opération de création de compte </w:t>
            </w:r>
            <w:r w:rsidR="001C7929">
              <w:rPr>
                <w:rFonts w:ascii="Trebuchet MS" w:hAnsi="Trebuchet MS" w:cs="Arial"/>
                <w:bCs/>
              </w:rPr>
              <w:t>effectué</w:t>
            </w:r>
            <w:r w:rsidRPr="003F61DB">
              <w:rPr>
                <w:rFonts w:ascii="Trebuchet MS" w:hAnsi="Trebuchet MS" w:cs="Arial"/>
                <w:bCs/>
              </w:rPr>
              <w:t>;</w:t>
            </w:r>
          </w:p>
          <w:p w14:paraId="3496C59B" w14:textId="77777777" w:rsidR="00883EBF" w:rsidRDefault="00883EB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Scenario alternatif</w:t>
            </w:r>
          </w:p>
          <w:p w14:paraId="66C3EF9D" w14:textId="31A5605F" w:rsidR="00370EE0" w:rsidRDefault="00832D36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</w:t>
            </w:r>
            <w:r w:rsidR="002226BF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1</w:t>
            </w:r>
            <w:r w:rsidR="00883EBF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- </w:t>
            </w:r>
            <w:r w:rsidR="00370EE0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Le système </w:t>
            </w:r>
            <w:r w:rsidR="00E107EF">
              <w:rPr>
                <w:rFonts w:ascii="Trebuchet MS" w:hAnsi="Trebuchet MS" w:cs="Arial"/>
                <w:sz w:val="24"/>
                <w:szCs w:val="24"/>
                <w:lang w:eastAsia="fr-FR"/>
              </w:rPr>
              <w:t>rejette</w:t>
            </w:r>
            <w:r w:rsidR="00370EE0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les paramètres entrés et redirige l’utilisateur sur  la page de création de compte</w:t>
            </w:r>
            <w:r w:rsidR="00E107EF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car il a entré des informations erronées ou n’a pas respecté le format demandé</w:t>
            </w:r>
            <w:r w:rsidR="00370EE0">
              <w:rPr>
                <w:rFonts w:ascii="Trebuchet MS" w:hAnsi="Trebuchet MS" w:cs="Arial"/>
                <w:sz w:val="24"/>
                <w:szCs w:val="24"/>
                <w:lang w:eastAsia="fr-FR"/>
              </w:rPr>
              <w:t>;</w:t>
            </w:r>
          </w:p>
          <w:p w14:paraId="306EFD2C" w14:textId="77777777" w:rsidR="00947338" w:rsidRDefault="00947338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</w:p>
          <w:p w14:paraId="691CDDCF" w14:textId="77777777" w:rsidR="00947338" w:rsidRDefault="00947338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</w:p>
          <w:p w14:paraId="62E4036C" w14:textId="77777777" w:rsidR="00883EBF" w:rsidRDefault="00883EBF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</w:p>
          <w:p w14:paraId="60641F66" w14:textId="77777777" w:rsidR="00883EBF" w:rsidRDefault="00883EB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Scenario d’exception</w:t>
            </w:r>
          </w:p>
          <w:p w14:paraId="7C156BBC" w14:textId="5DAB6643" w:rsidR="00883EBF" w:rsidRDefault="0021103D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b</w:t>
            </w:r>
            <w:r w:rsidR="002226BF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1</w:t>
            </w:r>
            <w:r w:rsidR="00883EBF">
              <w:rPr>
                <w:rFonts w:ascii="Trebuchet MS" w:hAnsi="Trebuchet MS" w:cs="Arial"/>
                <w:sz w:val="24"/>
                <w:szCs w:val="24"/>
                <w:lang w:eastAsia="fr-FR"/>
              </w:rPr>
              <w:t>- l’utilisateur</w:t>
            </w:r>
            <w:r w:rsidR="00514DB6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a déjà un compte</w:t>
            </w:r>
            <w:r w:rsidR="00EE2B11"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ou le compte souhaitant être crée existe déjà </w:t>
            </w:r>
            <w:r w:rsidR="00883EBF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</w:p>
          <w:p w14:paraId="5C7D3B8D" w14:textId="6F01745D" w:rsidR="00EE2B11" w:rsidRDefault="00EE2B11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Le système redirige l’utilisateur vers la page d</w:t>
            </w:r>
            <w:r w:rsidR="00BB3CB6">
              <w:rPr>
                <w:rFonts w:ascii="Trebuchet MS" w:hAnsi="Trebuchet MS" w:cs="Arial"/>
                <w:sz w:val="24"/>
                <w:szCs w:val="24"/>
                <w:lang w:eastAsia="fr-FR"/>
              </w:rPr>
              <w:t>e création de compte et lui affiche un message pour l’informer de l’existence du compte souhaitant être crée tout en lui proposant les options d’authentification et de récupération de compte ;</w:t>
            </w:r>
          </w:p>
          <w:p w14:paraId="5CD309C6" w14:textId="77777777" w:rsidR="00883EBF" w:rsidRDefault="00883EBF">
            <w:pPr>
              <w:pStyle w:val="Paragraphedeliste1"/>
              <w:spacing w:line="240" w:lineRule="auto"/>
              <w:jc w:val="both"/>
              <w:rPr>
                <w:rFonts w:ascii="Trebuchet MS" w:hAnsi="Trebuchet MS" w:cs="Arial"/>
                <w:b/>
              </w:rPr>
            </w:pPr>
          </w:p>
        </w:tc>
      </w:tr>
      <w:tr w:rsidR="00883EBF" w14:paraId="2069E432" w14:textId="77777777" w:rsidTr="00883EBF">
        <w:trPr>
          <w:trHeight w:val="1692"/>
        </w:trPr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333290E4" w14:textId="6DDACEA0" w:rsidR="00883EBF" w:rsidRDefault="00883EB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lastRenderedPageBreak/>
              <w:t xml:space="preserve">Fin et </w:t>
            </w:r>
            <w:r w:rsidR="00607E3B"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postconditions</w:t>
            </w:r>
          </w:p>
          <w:p w14:paraId="35ED4070" w14:textId="77777777" w:rsidR="00883EBF" w:rsidRDefault="00883EB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</w:p>
          <w:p w14:paraId="69CDD8B5" w14:textId="68E2451D" w:rsidR="00883EBF" w:rsidRDefault="00883EB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scénario nominal : à l’étape 3 sur décision de l’utilisateur et à l’étape </w:t>
            </w:r>
            <w:r w:rsidR="00486D00">
              <w:rPr>
                <w:rFonts w:ascii="Trebuchet MS" w:hAnsi="Trebuchet MS" w:cs="Arial"/>
                <w:sz w:val="24"/>
                <w:szCs w:val="24"/>
                <w:lang w:eastAsia="fr-FR"/>
              </w:rPr>
              <w:t>8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par le système.</w:t>
            </w:r>
          </w:p>
          <w:p w14:paraId="18FF97A9" w14:textId="0AFD0603" w:rsidR="00883EBF" w:rsidRDefault="00607E3B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Postconditions</w:t>
            </w:r>
            <w:r w:rsidR="00883EBF"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 xml:space="preserve"> : </w:t>
            </w:r>
            <w:r w:rsidR="00E72C1A">
              <w:rPr>
                <w:rFonts w:ascii="Trebuchet MS" w:hAnsi="Trebuchet MS" w:cs="Arial"/>
                <w:sz w:val="24"/>
                <w:szCs w:val="24"/>
                <w:lang w:eastAsia="fr-FR"/>
              </w:rPr>
              <w:t>Validation de la création du compte</w:t>
            </w:r>
            <w:r w:rsidR="00883EBF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</w:p>
        </w:tc>
      </w:tr>
      <w:tr w:rsidR="007F0A3D" w14:paraId="5486D03F" w14:textId="77777777" w:rsidTr="007F0A3D">
        <w:trPr>
          <w:trHeight w:val="1541"/>
        </w:trPr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777734" w14:textId="77777777" w:rsidR="007F0A3D" w:rsidRDefault="007F0A3D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COMPLÉMENT</w:t>
            </w:r>
          </w:p>
          <w:p w14:paraId="4F2CBBE9" w14:textId="545A09C2" w:rsidR="001B6355" w:rsidRPr="001B6355" w:rsidRDefault="007F0A3D">
            <w:p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: le format d’entrée des informations doit être précis</w:t>
            </w:r>
            <w:r w:rsidR="00086924">
              <w:rPr>
                <w:rFonts w:ascii="Trebuchet MS" w:hAnsi="Trebuchet MS" w:cs="Arial"/>
                <w:sz w:val="24"/>
                <w:szCs w:val="24"/>
                <w:lang w:eastAsia="fr-FR"/>
              </w:rPr>
              <w:t>é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aux </w:t>
            </w:r>
            <w:r w:rsidR="00500655">
              <w:rPr>
                <w:rFonts w:ascii="Trebuchet MS" w:hAnsi="Trebuchet MS" w:cs="Arial"/>
                <w:sz w:val="24"/>
                <w:szCs w:val="24"/>
                <w:lang w:eastAsia="fr-FR"/>
              </w:rPr>
              <w:t>Utilisateurs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</w:p>
          <w:p w14:paraId="3B528C01" w14:textId="14C3FEEA" w:rsidR="007F0A3D" w:rsidRDefault="007F0A3D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: le message de vérification réussit ou non d</w:t>
            </w:r>
            <w:r w:rsidR="00CB1D65">
              <w:rPr>
                <w:rFonts w:ascii="Trebuchet MS" w:hAnsi="Trebuchet MS" w:cs="Arial"/>
                <w:sz w:val="24"/>
                <w:szCs w:val="24"/>
                <w:lang w:eastAsia="fr-FR"/>
              </w:rPr>
              <w:t>u format des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informations doit être disponible en moins de </w:t>
            </w:r>
            <w:r w:rsidR="00166B8A">
              <w:rPr>
                <w:rFonts w:ascii="Trebuchet MS" w:hAnsi="Trebuchet MS" w:cs="Arial"/>
                <w:sz w:val="24"/>
                <w:szCs w:val="24"/>
                <w:lang w:eastAsia="fr-FR"/>
              </w:rPr>
              <w:t>2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 secondes.</w:t>
            </w:r>
          </w:p>
          <w:p w14:paraId="68D1D289" w14:textId="77777777" w:rsidR="007F0A3D" w:rsidRDefault="007F0A3D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  <w:lang w:eastAsia="fr-FR"/>
              </w:rPr>
            </w:pPr>
          </w:p>
        </w:tc>
      </w:tr>
      <w:tr w:rsidR="00166B8A" w14:paraId="4B3C1924" w14:textId="77777777" w:rsidTr="007F0A3D">
        <w:trPr>
          <w:trHeight w:val="1541"/>
        </w:trPr>
        <w:tc>
          <w:tcPr>
            <w:tcW w:w="93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C9C2A0" w14:textId="77777777" w:rsidR="00166B8A" w:rsidRDefault="00166B8A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</w:p>
        </w:tc>
      </w:tr>
    </w:tbl>
    <w:p w14:paraId="1D8F59B4" w14:textId="778A5B20" w:rsidR="00C3790C" w:rsidRPr="004342FE" w:rsidRDefault="00C3790C" w:rsidP="004342FE">
      <w:pPr>
        <w:rPr>
          <w:color w:val="000000" w:themeColor="text1"/>
        </w:rPr>
      </w:pPr>
    </w:p>
    <w:p w14:paraId="1F7111FA" w14:textId="77777777" w:rsidR="00C3790C" w:rsidRDefault="00C3790C" w:rsidP="00C3790C">
      <w:pPr>
        <w:spacing w:line="360" w:lineRule="auto"/>
        <w:jc w:val="both"/>
        <w:rPr>
          <w:szCs w:val="24"/>
        </w:rPr>
      </w:pPr>
    </w:p>
    <w:p w14:paraId="3B296BF0" w14:textId="1F0A7EB3" w:rsidR="00F45A7F" w:rsidRPr="00161780" w:rsidRDefault="00A7673A" w:rsidP="00A7673A">
      <w:pPr>
        <w:pStyle w:val="Lgende"/>
      </w:pPr>
      <w:bookmarkStart w:id="153" w:name="_Toc95839369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 w:rsidR="00707CF6">
        <w:rPr>
          <w:noProof/>
        </w:rPr>
        <w:t>4</w:t>
      </w:r>
      <w:r w:rsidR="00F7158C">
        <w:rPr>
          <w:noProof/>
        </w:rPr>
        <w:fldChar w:fldCharType="end"/>
      </w:r>
      <w:r w:rsidRPr="009106AB">
        <w:t>:</w:t>
      </w:r>
      <w:r w:rsidRPr="009A3C45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</w:rPr>
        <w:t>Créer une Intervention</w:t>
      </w:r>
      <w:r>
        <w:t>»</w:t>
      </w:r>
      <w:bookmarkEnd w:id="153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F45A7F" w14:paraId="1448D144" w14:textId="77777777" w:rsidTr="002515EF">
        <w:tc>
          <w:tcPr>
            <w:tcW w:w="9351" w:type="dxa"/>
            <w:shd w:val="clear" w:color="auto" w:fill="F2F2F2" w:themeFill="background1" w:themeFillShade="F2"/>
          </w:tcPr>
          <w:p w14:paraId="3F1E9BB9" w14:textId="62143805" w:rsidR="00F45A7F" w:rsidRDefault="00F45A7F" w:rsidP="002515EF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E60145">
              <w:rPr>
                <w:rFonts w:ascii="Trebuchet MS" w:hAnsi="Trebuchet MS"/>
                <w:b/>
                <w:sz w:val="24"/>
                <w:szCs w:val="24"/>
              </w:rPr>
              <w:t>2</w:t>
            </w:r>
          </w:p>
        </w:tc>
      </w:tr>
      <w:tr w:rsidR="00F45A7F" w14:paraId="7A857288" w14:textId="77777777" w:rsidTr="002515EF">
        <w:trPr>
          <w:trHeight w:val="269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56AC8FE" w14:textId="77777777" w:rsidR="00F45A7F" w:rsidRDefault="00F45A7F" w:rsidP="00F45A7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4CADA405" w14:textId="278F2B90" w:rsidR="00F45A7F" w:rsidRDefault="00F45A7F" w:rsidP="00F45A7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Créer </w:t>
            </w:r>
            <w:r w:rsidR="00371748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une </w:t>
            </w:r>
            <w:r w:rsidR="00557E2A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Intervention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(package «</w:t>
            </w:r>
            <w:r>
              <w:rPr>
                <w:rFonts w:ascii="Trebuchet MS" w:hAnsi="Trebuchet MS"/>
                <w:sz w:val="24"/>
                <w:szCs w:val="24"/>
              </w:rPr>
              <w:t>Interventions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3C7A354C" w14:textId="7C46AB92" w:rsidR="00F45A7F" w:rsidRDefault="00F45A7F" w:rsidP="00F45A7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 :Administrateur </w:t>
            </w:r>
          </w:p>
          <w:p w14:paraId="375B8A83" w14:textId="77777777" w:rsidR="00F45A7F" w:rsidRDefault="00F45A7F" w:rsidP="00F45A7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La création d’une Intervention se fait en sélectionnant dans la liste des Equipes, celle qui doit se charger de L’Intervention et en choisissant parmi la liste des Clients celui à qui Le service doit effectuer l’Intervention.</w:t>
            </w:r>
          </w:p>
          <w:p w14:paraId="4DDD9EA1" w14:textId="00E1D4C8" w:rsidR="00F45A7F" w:rsidRDefault="00F45A7F" w:rsidP="00F45A7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371748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 :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4A1B5490" w14:textId="77777777" w:rsidR="00F45A7F" w:rsidRDefault="00F45A7F" w:rsidP="00F45A7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1587FC7F" w14:textId="12977D1C" w:rsidR="00F45A7F" w:rsidRDefault="00F45A7F" w:rsidP="00F45A7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:Il faut qu’ il y ai des Interventions en attentes et des Equipes Disponibles</w:t>
            </w:r>
          </w:p>
          <w:p w14:paraId="68D6263A" w14:textId="1BFFA0EA" w:rsidR="00F45A7F" w:rsidRDefault="00F45A7F" w:rsidP="00F45A7F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demandé la page de création d’une Intervention</w:t>
            </w:r>
          </w:p>
        </w:tc>
      </w:tr>
      <w:tr w:rsidR="00F45A7F" w14:paraId="3013D76C" w14:textId="77777777" w:rsidTr="002515EF">
        <w:tc>
          <w:tcPr>
            <w:tcW w:w="9351" w:type="dxa"/>
          </w:tcPr>
          <w:p w14:paraId="6C87C816" w14:textId="77777777" w:rsidR="00F45A7F" w:rsidRDefault="00F45A7F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F45A7F" w14:paraId="60E6DB4E" w14:textId="77777777" w:rsidTr="002515EF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043C2593" w14:textId="6862870F" w:rsidR="00F45A7F" w:rsidRDefault="00F45A7F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lastRenderedPageBreak/>
              <w:t>L’</w:t>
            </w:r>
            <w:r w:rsidR="00A805B5">
              <w:rPr>
                <w:rFonts w:ascii="Trebuchet MS" w:hAnsi="Trebuchet MS" w:cs="Arial"/>
                <w:sz w:val="24"/>
                <w:szCs w:val="24"/>
              </w:rPr>
              <w:t>administrateur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demande la page de création d’une intervention en cliquant sur le bouton Créer une Intervention ;</w:t>
            </w:r>
          </w:p>
          <w:p w14:paraId="1BFEEF2F" w14:textId="0A4CCCDC" w:rsidR="00592AC6" w:rsidRDefault="00F45A7F" w:rsidP="00A12299">
            <w:pPr>
              <w:pStyle w:val="Paragraphedeliste1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affiche la page de création d’une Intervention </w:t>
            </w:r>
            <w:r w:rsidR="009A14EC">
              <w:rPr>
                <w:rFonts w:ascii="Trebuchet MS" w:hAnsi="Trebuchet MS" w:cs="Arial"/>
              </w:rPr>
              <w:t>(a1)</w:t>
            </w:r>
            <w:r>
              <w:rPr>
                <w:rFonts w:ascii="Trebuchet MS" w:hAnsi="Trebuchet MS" w:cs="Arial"/>
              </w:rPr>
              <w:t>;</w:t>
            </w:r>
          </w:p>
          <w:p w14:paraId="35C4F44F" w14:textId="77777777" w:rsidR="00A12299" w:rsidRPr="00A12299" w:rsidRDefault="00A12299" w:rsidP="00A12299">
            <w:pPr>
              <w:pStyle w:val="Paragraphedeliste1"/>
              <w:spacing w:line="240" w:lineRule="auto"/>
              <w:ind w:left="720"/>
              <w:jc w:val="both"/>
              <w:rPr>
                <w:rFonts w:ascii="Trebuchet MS" w:hAnsi="Trebuchet MS" w:cs="Arial"/>
              </w:rPr>
            </w:pPr>
          </w:p>
          <w:p w14:paraId="48576B6F" w14:textId="77777777" w:rsidR="00A12299" w:rsidRDefault="00F45A7F" w:rsidP="000B5992">
            <w:pPr>
              <w:pStyle w:val="Paragraphedeliste1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</w:rPr>
            </w:pPr>
            <w:r w:rsidRPr="00D97A11"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affiche la liste des Clients </w:t>
            </w:r>
            <w:r w:rsidR="000B5992">
              <w:rPr>
                <w:rFonts w:ascii="Trebuchet MS" w:hAnsi="Trebuchet MS" w:cs="Arial"/>
              </w:rPr>
              <w:t xml:space="preserve">qui sont </w:t>
            </w:r>
            <w:r>
              <w:rPr>
                <w:rFonts w:ascii="Trebuchet MS" w:hAnsi="Trebuchet MS" w:cs="Arial"/>
              </w:rPr>
              <w:t>En attente</w:t>
            </w:r>
            <w:r w:rsidR="00A805B5">
              <w:rPr>
                <w:rFonts w:ascii="Trebuchet MS" w:hAnsi="Trebuchet MS" w:cs="Arial"/>
              </w:rPr>
              <w:t xml:space="preserve"> de traitement de</w:t>
            </w:r>
            <w:r w:rsidR="000B5992">
              <w:rPr>
                <w:rFonts w:ascii="Trebuchet MS" w:hAnsi="Trebuchet MS" w:cs="Arial"/>
              </w:rPr>
              <w:t xml:space="preserve"> </w:t>
            </w:r>
          </w:p>
          <w:p w14:paraId="58E432D2" w14:textId="175141F5" w:rsidR="000B5992" w:rsidRPr="000B5992" w:rsidRDefault="00A12299" w:rsidP="00A12299">
            <w:pPr>
              <w:pStyle w:val="Paragraphedeliste1"/>
              <w:spacing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    </w:t>
            </w:r>
            <w:r w:rsidR="000B5992">
              <w:rPr>
                <w:rFonts w:ascii="Trebuchet MS" w:hAnsi="Trebuchet MS" w:cs="Arial"/>
              </w:rPr>
              <w:t xml:space="preserve">leurs </w:t>
            </w:r>
            <w:r w:rsidR="00A805B5">
              <w:rPr>
                <w:rFonts w:ascii="Trebuchet MS" w:hAnsi="Trebuchet MS" w:cs="Arial"/>
              </w:rPr>
              <w:t xml:space="preserve"> demande</w:t>
            </w:r>
            <w:r w:rsidR="000B5992">
              <w:rPr>
                <w:rFonts w:ascii="Trebuchet MS" w:hAnsi="Trebuchet MS" w:cs="Arial"/>
              </w:rPr>
              <w:t>s d’Intervention ;</w:t>
            </w:r>
          </w:p>
          <w:p w14:paraId="127A3BFE" w14:textId="25CDC084" w:rsidR="00F45A7F" w:rsidRDefault="00A805B5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L’administrateur choisit la demande du client qu’il veut traiter</w:t>
            </w:r>
            <w:r w:rsidR="00F45A7F">
              <w:rPr>
                <w:rFonts w:ascii="Trebuchet MS" w:hAnsi="Trebuchet MS" w:cs="Arial"/>
                <w:sz w:val="24"/>
                <w:szCs w:val="24"/>
              </w:rPr>
              <w:t> ;</w:t>
            </w:r>
          </w:p>
          <w:p w14:paraId="615F5AD2" w14:textId="2865A831" w:rsidR="006C16F4" w:rsidRPr="006C16F4" w:rsidRDefault="006C16F4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Le système demande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à</w:t>
            </w: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 l’administrateur d’opérer un choix entre la création d’une Nouvelle Equipe et le choix d’une déjà existante </w:t>
            </w:r>
            <w:r w:rsidR="00CD0908">
              <w:rPr>
                <w:rFonts w:ascii="Trebuchet MS" w:hAnsi="Trebuchet MS" w:cs="Arial"/>
                <w:b/>
                <w:sz w:val="24"/>
                <w:szCs w:val="24"/>
              </w:rPr>
              <w:t>(a2)</w:t>
            </w:r>
            <w:r>
              <w:rPr>
                <w:rFonts w:ascii="Trebuchet MS" w:hAnsi="Trebuchet MS" w:cs="Arial"/>
                <w:b/>
                <w:sz w:val="24"/>
                <w:szCs w:val="24"/>
              </w:rPr>
              <w:t>;</w:t>
            </w:r>
          </w:p>
          <w:p w14:paraId="63E1B719" w14:textId="18B395B8" w:rsidR="006C16F4" w:rsidRDefault="006C16F4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L’administrateur c</w:t>
            </w:r>
            <w:r w:rsidR="00B01E4C">
              <w:rPr>
                <w:rFonts w:ascii="Trebuchet MS" w:hAnsi="Trebuchet MS" w:cs="Arial"/>
                <w:sz w:val="24"/>
                <w:szCs w:val="24"/>
              </w:rPr>
              <w:t>lique sur le bouton créer une nouvelle Equipe ;</w:t>
            </w:r>
          </w:p>
          <w:p w14:paraId="3C8362C0" w14:textId="1363D9AD" w:rsidR="00B01E4C" w:rsidRDefault="00B01E4C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Le système affiche</w:t>
            </w:r>
            <w:r w:rsidR="002F3FD1">
              <w:rPr>
                <w:rFonts w:ascii="Trebuchet MS" w:hAnsi="Trebuchet MS" w:cs="Arial"/>
                <w:sz w:val="24"/>
                <w:szCs w:val="24"/>
              </w:rPr>
              <w:t xml:space="preserve"> ou redirige l’administrateur vers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la page de création d’une Equipe ;</w:t>
            </w:r>
          </w:p>
          <w:p w14:paraId="03EC9176" w14:textId="54D59830" w:rsidR="00B01E4C" w:rsidRDefault="00B01E4C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L’administrateur</w:t>
            </w:r>
            <w:r w:rsidR="00D1290A">
              <w:rPr>
                <w:rFonts w:ascii="Trebuchet MS" w:hAnsi="Trebuchet MS" w:cs="Arial"/>
                <w:sz w:val="24"/>
                <w:szCs w:val="24"/>
              </w:rPr>
              <w:t xml:space="preserve"> saisies Les Informations Nécessaires pour créer une </w:t>
            </w:r>
            <w:r w:rsidR="002F3FD1">
              <w:rPr>
                <w:rFonts w:ascii="Trebuchet MS" w:hAnsi="Trebuchet MS" w:cs="Arial"/>
                <w:sz w:val="24"/>
                <w:szCs w:val="24"/>
              </w:rPr>
              <w:t>Equipe</w:t>
            </w:r>
            <w:r w:rsidR="00D1290A">
              <w:rPr>
                <w:rFonts w:ascii="Trebuchet MS" w:hAnsi="Trebuchet MS" w:cs="Arial"/>
                <w:sz w:val="24"/>
                <w:szCs w:val="24"/>
              </w:rPr>
              <w:t> ;</w:t>
            </w:r>
          </w:p>
          <w:p w14:paraId="1FC75D5B" w14:textId="3CDABAD6" w:rsidR="00D1290A" w:rsidRDefault="00D1290A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 xml:space="preserve">L’administrateur envoie </w:t>
            </w:r>
            <w:r w:rsidR="00B2301C">
              <w:rPr>
                <w:rFonts w:ascii="Trebuchet MS" w:hAnsi="Trebuchet MS" w:cs="Arial"/>
                <w:sz w:val="24"/>
                <w:szCs w:val="24"/>
              </w:rPr>
              <w:t>les informations renseignées</w:t>
            </w:r>
            <w:r>
              <w:rPr>
                <w:rFonts w:ascii="Trebuchet MS" w:hAnsi="Trebuchet MS" w:cs="Arial"/>
                <w:sz w:val="24"/>
                <w:szCs w:val="24"/>
              </w:rPr>
              <w:t> ;</w:t>
            </w:r>
          </w:p>
          <w:p w14:paraId="40A02EEF" w14:textId="7B34D1A9" w:rsidR="00B2301C" w:rsidRPr="00B2301C" w:rsidRDefault="00D1290A" w:rsidP="00B2301C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Le système vérifie</w:t>
            </w:r>
            <w:r w:rsidR="00B2301C">
              <w:rPr>
                <w:rFonts w:ascii="Trebuchet MS" w:hAnsi="Trebuchet MS" w:cs="Arial"/>
                <w:sz w:val="24"/>
                <w:szCs w:val="24"/>
              </w:rPr>
              <w:t xml:space="preserve"> si les Informations renseignés sont valides et conforme  à ceux nécessaires pour créer une Nouvelle Equipe </w:t>
            </w:r>
            <w:r w:rsidR="00CD0908">
              <w:rPr>
                <w:rFonts w:ascii="Trebuchet MS" w:hAnsi="Trebuchet MS" w:cs="Arial"/>
                <w:sz w:val="24"/>
                <w:szCs w:val="24"/>
              </w:rPr>
              <w:t>(a3)</w:t>
            </w:r>
            <w:r w:rsidR="00B2301C">
              <w:rPr>
                <w:rFonts w:ascii="Trebuchet MS" w:hAnsi="Trebuchet MS" w:cs="Arial"/>
                <w:sz w:val="24"/>
                <w:szCs w:val="24"/>
              </w:rPr>
              <w:t>;</w:t>
            </w:r>
          </w:p>
          <w:p w14:paraId="49280C07" w14:textId="625DDE9E" w:rsidR="00F45A7F" w:rsidRDefault="002E790B" w:rsidP="00A12299">
            <w:pPr>
              <w:pStyle w:val="Paragraphedeliste1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sauvegarde les informations et crées une nouvelle Equipe</w:t>
            </w:r>
            <w:r w:rsidR="000B5992">
              <w:rPr>
                <w:rFonts w:ascii="Trebuchet MS" w:hAnsi="Trebuchet MS" w:cs="Arial"/>
              </w:rPr>
              <w:t>;</w:t>
            </w:r>
          </w:p>
          <w:p w14:paraId="599A4323" w14:textId="3647E367" w:rsidR="002F3FD1" w:rsidRPr="00A12299" w:rsidRDefault="002F3FD1" w:rsidP="00A12299">
            <w:pPr>
              <w:pStyle w:val="Paragraphedeliste1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redirige l’administrateur vers la page de création d’Intervention ;</w:t>
            </w:r>
          </w:p>
          <w:p w14:paraId="20623A97" w14:textId="442A8EC9" w:rsidR="00F45A7F" w:rsidRDefault="00F45A7F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L’</w:t>
            </w:r>
            <w:r w:rsidR="00A12299">
              <w:rPr>
                <w:rFonts w:ascii="Trebuchet MS" w:hAnsi="Trebuchet MS" w:cs="Arial"/>
                <w:b/>
                <w:sz w:val="24"/>
                <w:szCs w:val="24"/>
              </w:rPr>
              <w:t>administrateur choisit parmi la liste des Equipes disponibles ,l’Equipe qui doit effectuer L’Intervention</w:t>
            </w:r>
            <w:r>
              <w:rPr>
                <w:rFonts w:ascii="Trebuchet MS" w:hAnsi="Trebuchet MS" w:cs="Arial"/>
                <w:b/>
                <w:sz w:val="24"/>
                <w:szCs w:val="24"/>
              </w:rPr>
              <w:t> ;</w:t>
            </w:r>
          </w:p>
          <w:p w14:paraId="736E88B8" w14:textId="04A12154" w:rsidR="00F45A7F" w:rsidRPr="00857F98" w:rsidRDefault="00A12299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L’administrateur envoie les paramètres renseignés</w:t>
            </w:r>
            <w:r w:rsidR="00BA6F19">
              <w:rPr>
                <w:rFonts w:ascii="Trebuchet MS" w:hAnsi="Trebuchet MS" w:cs="Arial"/>
                <w:b/>
                <w:sz w:val="24"/>
                <w:szCs w:val="24"/>
              </w:rPr>
              <w:t> ;</w:t>
            </w:r>
          </w:p>
          <w:p w14:paraId="152D5047" w14:textId="6CC945C8" w:rsidR="00F45A7F" w:rsidRDefault="00F45A7F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 w:rsidRPr="007E1C50">
              <w:rPr>
                <w:rFonts w:ascii="Trebuchet MS" w:hAnsi="Trebuchet MS" w:cs="Arial"/>
                <w:b/>
                <w:sz w:val="24"/>
                <w:szCs w:val="24"/>
              </w:rPr>
              <w:t>Le système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récupère les paramètres envoy</w:t>
            </w:r>
            <w:r w:rsidR="0010789F">
              <w:rPr>
                <w:rFonts w:ascii="Trebuchet MS" w:hAnsi="Trebuchet MS" w:cs="Arial"/>
                <w:sz w:val="24"/>
                <w:szCs w:val="24"/>
              </w:rPr>
              <w:t xml:space="preserve">és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par l’</w:t>
            </w:r>
            <w:r w:rsidR="00182428">
              <w:rPr>
                <w:rFonts w:ascii="Trebuchet MS" w:hAnsi="Trebuchet MS" w:cs="Arial"/>
                <w:sz w:val="24"/>
                <w:szCs w:val="24"/>
              </w:rPr>
              <w:t>administrateur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; </w:t>
            </w:r>
          </w:p>
          <w:p w14:paraId="066D7D3A" w14:textId="1CB7082B" w:rsidR="00F45A7F" w:rsidRDefault="00F45A7F" w:rsidP="00F45A7F">
            <w:pPr>
              <w:pStyle w:val="Paragraphedeliste"/>
              <w:numPr>
                <w:ilvl w:val="0"/>
                <w:numId w:val="24"/>
              </w:num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  <w:r w:rsidRPr="007E1C50">
              <w:rPr>
                <w:rFonts w:ascii="Trebuchet MS" w:hAnsi="Trebuchet MS" w:cs="Arial"/>
                <w:b/>
                <w:sz w:val="24"/>
                <w:szCs w:val="24"/>
              </w:rPr>
              <w:t>Le système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vérifie les paramètres envoy</w:t>
            </w:r>
            <w:r w:rsidR="0010789F">
              <w:rPr>
                <w:rFonts w:ascii="Trebuchet MS" w:hAnsi="Trebuchet MS" w:cs="Arial"/>
                <w:sz w:val="24"/>
                <w:szCs w:val="24"/>
              </w:rPr>
              <w:t>és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par l’</w:t>
            </w:r>
            <w:r w:rsidR="00182428">
              <w:rPr>
                <w:rFonts w:ascii="Trebuchet MS" w:hAnsi="Trebuchet MS" w:cs="Arial"/>
                <w:sz w:val="24"/>
                <w:szCs w:val="24"/>
              </w:rPr>
              <w:t>administrateur</w:t>
            </w:r>
            <w:r w:rsidR="00D073BA">
              <w:rPr>
                <w:rFonts w:ascii="Trebuchet MS" w:hAnsi="Trebuchet MS" w:cs="Arial"/>
                <w:sz w:val="24"/>
                <w:szCs w:val="24"/>
              </w:rPr>
              <w:t>(a</w:t>
            </w:r>
            <w:r w:rsidR="00AF4DD2">
              <w:rPr>
                <w:rFonts w:ascii="Trebuchet MS" w:hAnsi="Trebuchet MS" w:cs="Arial"/>
                <w:sz w:val="24"/>
                <w:szCs w:val="24"/>
              </w:rPr>
              <w:t>4</w:t>
            </w:r>
            <w:r w:rsidR="00D073BA">
              <w:rPr>
                <w:rFonts w:ascii="Trebuchet MS" w:hAnsi="Trebuchet MS" w:cs="Arial"/>
                <w:sz w:val="24"/>
                <w:szCs w:val="24"/>
              </w:rPr>
              <w:t>)</w:t>
            </w:r>
            <w:r>
              <w:rPr>
                <w:rFonts w:ascii="Trebuchet MS" w:hAnsi="Trebuchet MS" w:cs="Arial"/>
                <w:sz w:val="24"/>
                <w:szCs w:val="24"/>
              </w:rPr>
              <w:t> ;</w:t>
            </w:r>
          </w:p>
          <w:p w14:paraId="75F87107" w14:textId="358F1327" w:rsidR="00232FD0" w:rsidRPr="00712C93" w:rsidRDefault="00232FD0" w:rsidP="006C16F4">
            <w:pPr>
              <w:pStyle w:val="Paragraphedeliste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Le système </w:t>
            </w:r>
            <w:r w:rsidR="00712C93">
              <w:rPr>
                <w:rFonts w:ascii="Trebuchet MS" w:hAnsi="Trebuchet MS" w:cs="Arial"/>
                <w:b/>
                <w:sz w:val="24"/>
                <w:szCs w:val="24"/>
              </w:rPr>
              <w:t xml:space="preserve">demande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à</w:t>
            </w:r>
            <w:r w:rsidR="00712C93">
              <w:rPr>
                <w:rFonts w:ascii="Trebuchet MS" w:hAnsi="Trebuchet MS" w:cs="Arial"/>
                <w:b/>
                <w:sz w:val="24"/>
                <w:szCs w:val="24"/>
              </w:rPr>
              <w:t xml:space="preserve"> l’Utilisateur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s’il</w:t>
            </w:r>
            <w:r w:rsidR="00712C93">
              <w:rPr>
                <w:rFonts w:ascii="Trebuchet MS" w:hAnsi="Trebuchet MS" w:cs="Arial"/>
                <w:b/>
                <w:sz w:val="24"/>
                <w:szCs w:val="24"/>
              </w:rPr>
              <w:t xml:space="preserve"> veut directement affecter des Equipements a L’équipe ou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s’il</w:t>
            </w:r>
            <w:r w:rsidR="00712C93">
              <w:rPr>
                <w:rFonts w:ascii="Trebuchet MS" w:hAnsi="Trebuchet MS" w:cs="Arial"/>
                <w:b/>
                <w:sz w:val="24"/>
                <w:szCs w:val="24"/>
              </w:rPr>
              <w:t xml:space="preserve"> veut faire cette opération plus tard </w:t>
            </w:r>
            <w:r w:rsidR="00A00754">
              <w:rPr>
                <w:rFonts w:ascii="Trebuchet MS" w:hAnsi="Trebuchet MS" w:cs="Arial"/>
                <w:b/>
                <w:sz w:val="24"/>
                <w:szCs w:val="24"/>
              </w:rPr>
              <w:t>(a</w:t>
            </w:r>
            <w:r w:rsidR="00E16F52">
              <w:rPr>
                <w:rFonts w:ascii="Trebuchet MS" w:hAnsi="Trebuchet MS" w:cs="Arial"/>
                <w:b/>
                <w:sz w:val="24"/>
                <w:szCs w:val="24"/>
              </w:rPr>
              <w:t>5</w:t>
            </w:r>
            <w:r w:rsidR="00A00754">
              <w:rPr>
                <w:rFonts w:ascii="Trebuchet MS" w:hAnsi="Trebuchet MS" w:cs="Arial"/>
                <w:b/>
                <w:sz w:val="24"/>
                <w:szCs w:val="24"/>
              </w:rPr>
              <w:t>)</w:t>
            </w:r>
            <w:r w:rsidR="00712C93">
              <w:rPr>
                <w:rFonts w:ascii="Trebuchet MS" w:hAnsi="Trebuchet MS" w:cs="Arial"/>
                <w:b/>
                <w:sz w:val="24"/>
                <w:szCs w:val="24"/>
              </w:rPr>
              <w:t>;</w:t>
            </w:r>
          </w:p>
          <w:p w14:paraId="1572A179" w14:textId="0F63C892" w:rsidR="00596C23" w:rsidRDefault="00FA65E7" w:rsidP="00596C23">
            <w:pPr>
              <w:pStyle w:val="Paragraphedeliste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L’Utilisateur</w:t>
            </w:r>
            <w:r w:rsidR="00712C93">
              <w:rPr>
                <w:rFonts w:ascii="Trebuchet MS" w:hAnsi="Trebuchet MS" w:cs="Arial"/>
                <w:sz w:val="24"/>
                <w:szCs w:val="24"/>
              </w:rPr>
              <w:t xml:space="preserve"> choisit de directement affecter des Equipements a  l’équipe il est redirigé  vers la page des Equipements du service ;</w:t>
            </w:r>
          </w:p>
          <w:p w14:paraId="0212510D" w14:textId="2A9D7B34" w:rsidR="006920B2" w:rsidRPr="00596C23" w:rsidRDefault="006920B2" w:rsidP="00596C23">
            <w:pPr>
              <w:pStyle w:val="Paragraphedeliste"/>
              <w:numPr>
                <w:ilvl w:val="0"/>
                <w:numId w:val="24"/>
              </w:num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 xml:space="preserve">Lorsque le choix des équipements est </w:t>
            </w:r>
            <w:r w:rsidR="00531F5B">
              <w:rPr>
                <w:rFonts w:ascii="Trebuchet MS" w:hAnsi="Trebuchet MS" w:cs="Arial"/>
                <w:sz w:val="24"/>
                <w:szCs w:val="24"/>
              </w:rPr>
              <w:t>fait, le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531F5B">
              <w:rPr>
                <w:rFonts w:ascii="Trebuchet MS" w:hAnsi="Trebuchet MS" w:cs="Arial"/>
                <w:sz w:val="24"/>
                <w:szCs w:val="24"/>
              </w:rPr>
              <w:t>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ystème les affectes </w:t>
            </w:r>
            <w:r w:rsidR="00482AE0">
              <w:rPr>
                <w:rFonts w:ascii="Trebuchet MS" w:hAnsi="Trebuchet MS" w:cs="Arial"/>
                <w:sz w:val="24"/>
                <w:szCs w:val="24"/>
              </w:rPr>
              <w:t>à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l’intervention</w:t>
            </w:r>
            <w:r w:rsidR="00531F5B">
              <w:rPr>
                <w:rFonts w:ascii="Trebuchet MS" w:hAnsi="Trebuchet MS" w:cs="Arial"/>
                <w:sz w:val="24"/>
                <w:szCs w:val="24"/>
              </w:rPr>
              <w:t xml:space="preserve"> et donc </w:t>
            </w:r>
            <w:r w:rsidR="00B31207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531F5B">
              <w:rPr>
                <w:rFonts w:ascii="Trebuchet MS" w:hAnsi="Trebuchet MS" w:cs="Arial"/>
                <w:sz w:val="24"/>
                <w:szCs w:val="24"/>
              </w:rPr>
              <w:t xml:space="preserve"> l’</w:t>
            </w:r>
            <w:r w:rsidR="00B31207">
              <w:rPr>
                <w:rFonts w:ascii="Trebuchet MS" w:hAnsi="Trebuchet MS" w:cs="Arial"/>
                <w:sz w:val="24"/>
                <w:szCs w:val="24"/>
              </w:rPr>
              <w:t>équipe</w:t>
            </w:r>
            <w:r w:rsidR="00B76519">
              <w:rPr>
                <w:rFonts w:ascii="Trebuchet MS" w:hAnsi="Trebuchet MS" w:cs="Arial"/>
                <w:sz w:val="24"/>
                <w:szCs w:val="24"/>
              </w:rPr>
              <w:t>;</w:t>
            </w:r>
          </w:p>
          <w:p w14:paraId="1BBEE71D" w14:textId="53BFC3F7" w:rsidR="00AC2C1C" w:rsidRDefault="00AC2C1C" w:rsidP="00AC2C1C">
            <w:pPr>
              <w:pStyle w:val="Paragraphedeliste"/>
              <w:numPr>
                <w:ilvl w:val="0"/>
                <w:numId w:val="24"/>
              </w:numPr>
              <w:spacing w:after="160"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 w:rsidRPr="006C16F4">
              <w:rPr>
                <w:rFonts w:ascii="Trebuchet MS" w:hAnsi="Trebuchet MS" w:cs="Arial"/>
                <w:b/>
                <w:sz w:val="24"/>
                <w:szCs w:val="24"/>
              </w:rPr>
              <w:t xml:space="preserve">Le système </w:t>
            </w:r>
            <w:r w:rsidRPr="006C16F4">
              <w:rPr>
                <w:rFonts w:ascii="Trebuchet MS" w:hAnsi="Trebuchet MS" w:cs="Arial"/>
                <w:sz w:val="24"/>
                <w:szCs w:val="24"/>
              </w:rPr>
              <w:t>affiche un message pour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confirmer le succès de la création de l’Intervention si les informations entrées sont bonnes;</w:t>
            </w:r>
          </w:p>
          <w:p w14:paraId="2EA8D76C" w14:textId="399D1740" w:rsidR="00086924" w:rsidRDefault="00B31207" w:rsidP="009D6020">
            <w:pPr>
              <w:pStyle w:val="Paragraphedeliste"/>
              <w:numPr>
                <w:ilvl w:val="0"/>
                <w:numId w:val="24"/>
              </w:numPr>
              <w:spacing w:after="160"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 w:rsidRPr="008E3011">
              <w:rPr>
                <w:rFonts w:ascii="Trebuchet MS" w:hAnsi="Trebuchet MS" w:cs="Arial"/>
                <w:sz w:val="24"/>
                <w:szCs w:val="24"/>
              </w:rPr>
              <w:t xml:space="preserve">Le système envoi ensuite une Notification au client pour qu’il sache que sa demande a été traitée et </w:t>
            </w:r>
            <w:r w:rsidR="008E3011">
              <w:rPr>
                <w:rFonts w:ascii="Trebuchet MS" w:hAnsi="Trebuchet MS" w:cs="Arial"/>
                <w:sz w:val="24"/>
                <w:szCs w:val="24"/>
              </w:rPr>
              <w:t>pour l’informer de la venue de l’équipe d’intervention </w:t>
            </w:r>
            <w:r w:rsidR="0021103D"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74EE1732" w14:textId="77777777" w:rsidR="00086924" w:rsidRDefault="00086924" w:rsidP="00086924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Scenario alternatif</w:t>
            </w:r>
          </w:p>
          <w:p w14:paraId="6CFCC5BC" w14:textId="082DACC2" w:rsidR="00086924" w:rsidRDefault="009A14EC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</w:t>
            </w:r>
            <w:r w:rsidR="00596C23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1</w:t>
            </w:r>
            <w:r w:rsidR="00086924">
              <w:rPr>
                <w:rFonts w:ascii="Trebuchet MS" w:hAnsi="Trebuchet MS" w:cs="Arial"/>
                <w:sz w:val="24"/>
                <w:szCs w:val="24"/>
                <w:lang w:eastAsia="fr-FR"/>
              </w:rPr>
              <w:t>-l’utilisateur décide de quitter la page de création de L’Intervention</w:t>
            </w:r>
            <w:r w:rsidR="00596C23">
              <w:rPr>
                <w:rFonts w:ascii="Trebuchet MS" w:hAnsi="Trebuchet MS" w:cs="Arial"/>
                <w:sz w:val="24"/>
                <w:szCs w:val="24"/>
                <w:lang w:eastAsia="fr-FR"/>
              </w:rPr>
              <w:t> ;</w:t>
            </w:r>
          </w:p>
          <w:p w14:paraId="66AB5A9B" w14:textId="5265C901" w:rsidR="006A74CB" w:rsidRDefault="009A14EC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</w:t>
            </w:r>
            <w:r w:rsidR="006A74CB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2</w:t>
            </w:r>
            <w:r w:rsidR="006A74CB">
              <w:rPr>
                <w:rFonts w:ascii="Trebuchet MS" w:hAnsi="Trebuchet MS" w:cs="Arial"/>
                <w:sz w:val="24"/>
                <w:szCs w:val="24"/>
                <w:lang w:eastAsia="fr-FR"/>
              </w:rPr>
              <w:t>-</w:t>
            </w:r>
            <w:r w:rsidR="007A3406">
              <w:rPr>
                <w:rFonts w:ascii="Trebuchet MS" w:hAnsi="Trebuchet MS" w:cs="Arial"/>
                <w:sz w:val="24"/>
                <w:szCs w:val="24"/>
                <w:lang w:eastAsia="fr-FR"/>
              </w:rPr>
              <w:t>l</w:t>
            </w:r>
            <w:r w:rsidR="006A74CB">
              <w:rPr>
                <w:rFonts w:ascii="Trebuchet MS" w:hAnsi="Trebuchet MS" w:cs="Arial"/>
                <w:sz w:val="24"/>
                <w:szCs w:val="24"/>
                <w:lang w:eastAsia="fr-FR"/>
              </w:rPr>
              <w:t>’utilisateur choisit de choisir une équipe déjà présente</w:t>
            </w:r>
            <w:r w:rsidR="00596C23">
              <w:rPr>
                <w:rFonts w:ascii="Trebuchet MS" w:hAnsi="Trebuchet MS" w:cs="Arial"/>
                <w:sz w:val="24"/>
                <w:szCs w:val="24"/>
                <w:lang w:eastAsia="fr-FR"/>
              </w:rPr>
              <w:t> ;</w:t>
            </w:r>
          </w:p>
          <w:p w14:paraId="3BEF5368" w14:textId="2E310A21" w:rsidR="006A74CB" w:rsidRDefault="00596C23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a.3</w:t>
            </w:r>
            <w:r w:rsidR="006A74CB">
              <w:rPr>
                <w:rFonts w:ascii="Trebuchet MS" w:hAnsi="Trebuchet MS" w:cs="Arial"/>
                <w:sz w:val="24"/>
                <w:szCs w:val="24"/>
                <w:lang w:eastAsia="fr-FR"/>
              </w:rPr>
              <w:t>-</w:t>
            </w:r>
            <w:r w:rsidR="007A3406">
              <w:rPr>
                <w:rFonts w:ascii="Trebuchet MS" w:hAnsi="Trebuchet MS" w:cs="Arial"/>
                <w:sz w:val="24"/>
                <w:szCs w:val="24"/>
                <w:lang w:eastAsia="fr-FR"/>
              </w:rPr>
              <w:t>l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’</w:t>
            </w:r>
            <w:r w:rsidR="007609BC">
              <w:rPr>
                <w:rFonts w:ascii="Trebuchet MS" w:hAnsi="Trebuchet MS" w:cs="Arial"/>
                <w:sz w:val="24"/>
                <w:szCs w:val="24"/>
                <w:lang w:eastAsia="fr-FR"/>
              </w:rPr>
              <w:t>u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tilisateur </w:t>
            </w:r>
            <w:r w:rsidR="007609BC">
              <w:rPr>
                <w:rFonts w:ascii="Trebuchet MS" w:hAnsi="Trebuchet MS" w:cs="Arial"/>
                <w:sz w:val="24"/>
                <w:szCs w:val="24"/>
                <w:lang w:eastAsia="fr-FR"/>
              </w:rPr>
              <w:t>n’a pas respecter le format des données ;</w:t>
            </w:r>
          </w:p>
          <w:p w14:paraId="22DF7CC6" w14:textId="2F83FD42" w:rsidR="00596C23" w:rsidRDefault="00596C23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a.4-</w:t>
            </w:r>
            <w:r w:rsidR="007A3406">
              <w:rPr>
                <w:rFonts w:ascii="Trebuchet MS" w:hAnsi="Trebuchet MS" w:cs="Arial"/>
                <w:sz w:val="24"/>
                <w:szCs w:val="24"/>
                <w:lang w:eastAsia="fr-FR"/>
              </w:rPr>
              <w:t>l</w:t>
            </w:r>
            <w:r w:rsidR="007609BC">
              <w:rPr>
                <w:rFonts w:ascii="Trebuchet MS" w:hAnsi="Trebuchet MS" w:cs="Arial"/>
                <w:sz w:val="24"/>
                <w:szCs w:val="24"/>
                <w:lang w:eastAsia="fr-FR"/>
              </w:rPr>
              <w:t>’utilisateur n’a pas respecter le format des données ;</w:t>
            </w:r>
          </w:p>
          <w:p w14:paraId="4ECA6126" w14:textId="1AA1A8F4" w:rsidR="00596C23" w:rsidRDefault="00596C23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a.5-</w:t>
            </w:r>
            <w:r w:rsidR="007A3406">
              <w:rPr>
                <w:rFonts w:ascii="Trebuchet MS" w:hAnsi="Trebuchet MS" w:cs="Arial"/>
                <w:sz w:val="24"/>
                <w:szCs w:val="24"/>
                <w:lang w:eastAsia="fr-FR"/>
              </w:rPr>
              <w:t>l</w:t>
            </w: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’Utilisateur décide de ne pas directement affecter des Equipements a l’équipe</w:t>
            </w:r>
            <w:r w:rsidR="00BA6F19">
              <w:rPr>
                <w:rFonts w:ascii="Trebuchet MS" w:hAnsi="Trebuchet MS" w:cs="Arial"/>
                <w:sz w:val="24"/>
                <w:szCs w:val="24"/>
                <w:lang w:eastAsia="fr-FR"/>
              </w:rPr>
              <w:t>.</w:t>
            </w:r>
          </w:p>
          <w:p w14:paraId="383A9EC8" w14:textId="77777777" w:rsidR="00086924" w:rsidRDefault="00086924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</w:p>
          <w:p w14:paraId="3BEA1E45" w14:textId="77777777" w:rsidR="00086924" w:rsidRDefault="00086924" w:rsidP="00086924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  <w:lang w:eastAsia="fr-FR"/>
              </w:rPr>
              <w:t>Scenario d’exception</w:t>
            </w:r>
          </w:p>
          <w:p w14:paraId="1F981F13" w14:textId="38BED191" w:rsidR="00086924" w:rsidRDefault="00086924" w:rsidP="00086924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 xml:space="preserve">4.a- l’utilisateur a choisi un client dont l’Intervention est déjà en cours de traitement. </w:t>
            </w:r>
          </w:p>
          <w:p w14:paraId="156F10DE" w14:textId="77777777" w:rsidR="00F45A7F" w:rsidRPr="00503E28" w:rsidRDefault="00F45A7F" w:rsidP="002515EF">
            <w:pPr>
              <w:spacing w:line="360" w:lineRule="auto"/>
              <w:rPr>
                <w:rFonts w:ascii="Trebuchet MS" w:hAnsi="Trebuchet MS" w:cs="Arial"/>
                <w:sz w:val="24"/>
                <w:szCs w:val="24"/>
              </w:rPr>
            </w:pPr>
          </w:p>
        </w:tc>
      </w:tr>
      <w:tr w:rsidR="00F45A7F" w14:paraId="19FDB9AF" w14:textId="77777777" w:rsidTr="002515EF">
        <w:trPr>
          <w:trHeight w:val="24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13782431" w14:textId="70FE0659" w:rsidR="00F45A7F" w:rsidRDefault="00F45A7F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250E09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03113203" w14:textId="77777777" w:rsidR="00F45A7F" w:rsidRDefault="00F45A7F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45B85822" w14:textId="40707D4C" w:rsidR="00F45A7F" w:rsidRDefault="00F45A7F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 w:rsidRPr="009E7B0B">
              <w:rPr>
                <w:rFonts w:ascii="Trebuchet MS" w:hAnsi="Trebuchet MS" w:cs="Arial"/>
                <w:sz w:val="24"/>
                <w:szCs w:val="24"/>
              </w:rPr>
              <w:t>scén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ario nominal : aux étapes </w:t>
            </w:r>
            <w:r w:rsidR="0027027E">
              <w:rPr>
                <w:rFonts w:ascii="Trebuchet MS" w:hAnsi="Trebuchet MS" w:cs="Arial"/>
                <w:sz w:val="24"/>
                <w:szCs w:val="24"/>
              </w:rPr>
              <w:t>2,</w:t>
            </w:r>
            <w:r w:rsidR="005C6EA5">
              <w:rPr>
                <w:rFonts w:ascii="Trebuchet MS" w:hAnsi="Trebuchet MS" w:cs="Arial"/>
                <w:sz w:val="24"/>
                <w:szCs w:val="24"/>
              </w:rPr>
              <w:t>5,1</w:t>
            </w:r>
            <w:r w:rsidR="0027027E">
              <w:rPr>
                <w:rFonts w:ascii="Trebuchet MS" w:hAnsi="Trebuchet MS" w:cs="Arial"/>
                <w:sz w:val="24"/>
                <w:szCs w:val="24"/>
              </w:rPr>
              <w:t>0</w:t>
            </w:r>
            <w:r w:rsidR="00FC11DC">
              <w:rPr>
                <w:rFonts w:ascii="Trebuchet MS" w:hAnsi="Trebuchet MS" w:cs="Arial"/>
                <w:sz w:val="24"/>
                <w:szCs w:val="24"/>
              </w:rPr>
              <w:t>,16,17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et </w:t>
            </w:r>
            <w:r w:rsidR="005C6EA5">
              <w:rPr>
                <w:rFonts w:ascii="Trebuchet MS" w:hAnsi="Trebuchet MS" w:cs="Arial"/>
                <w:sz w:val="24"/>
                <w:szCs w:val="24"/>
              </w:rPr>
              <w:t>18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Pr="009E7B0B">
              <w:rPr>
                <w:rFonts w:ascii="Trebuchet MS" w:hAnsi="Trebuchet MS" w:cs="Arial"/>
                <w:sz w:val="24"/>
                <w:szCs w:val="24"/>
              </w:rPr>
              <w:t>sur décision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de l’utilisateur</w:t>
            </w:r>
            <w:r w:rsidRPr="009E7B0B"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4C19EF4A" w14:textId="4F19C254" w:rsidR="00F45A7F" w:rsidRPr="0036254B" w:rsidRDefault="00250E09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F45A7F">
              <w:rPr>
                <w:rFonts w:ascii="Trebuchet MS" w:hAnsi="Trebuchet MS" w:cs="Arial"/>
                <w:b/>
                <w:sz w:val="24"/>
                <w:szCs w:val="24"/>
              </w:rPr>
              <w:t> :</w:t>
            </w:r>
            <w:r w:rsidR="006C1DF8">
              <w:rPr>
                <w:rFonts w:ascii="Trebuchet MS" w:hAnsi="Trebuchet MS" w:cs="Arial"/>
                <w:sz w:val="24"/>
                <w:szCs w:val="24"/>
              </w:rPr>
              <w:t>Regrouper les Interventions crées par zone</w:t>
            </w:r>
            <w:r w:rsidR="00B31207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D67352">
              <w:rPr>
                <w:rFonts w:ascii="Trebuchet MS" w:hAnsi="Trebuchet MS" w:cs="Arial"/>
                <w:sz w:val="24"/>
                <w:szCs w:val="24"/>
              </w:rPr>
              <w:t>.</w:t>
            </w:r>
          </w:p>
        </w:tc>
      </w:tr>
      <w:tr w:rsidR="00F45A7F" w14:paraId="643D14D0" w14:textId="77777777" w:rsidTr="002515EF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35C93336" w14:textId="77777777" w:rsidR="00F45A7F" w:rsidRDefault="00F45A7F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02BE60C8" w14:textId="220D6C73" w:rsidR="00F45A7F" w:rsidRDefault="00F45A7F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482AE0">
              <w:rPr>
                <w:rFonts w:ascii="Trebuchet MS" w:hAnsi="Trebuchet MS" w:cs="Arial"/>
                <w:sz w:val="24"/>
                <w:szCs w:val="24"/>
              </w:rPr>
              <w:t xml:space="preserve">les formats d’entrés doivent être précisés </w:t>
            </w:r>
            <w:r w:rsidR="002226BF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482AE0">
              <w:rPr>
                <w:rFonts w:ascii="Trebuchet MS" w:hAnsi="Trebuchet MS" w:cs="Arial"/>
                <w:sz w:val="24"/>
                <w:szCs w:val="24"/>
              </w:rPr>
              <w:t xml:space="preserve"> l’utilisateur</w:t>
            </w:r>
            <w:r w:rsidRPr="009E7B0B"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5C939B0B" w14:textId="04D9A201" w:rsidR="00F45A7F" w:rsidRDefault="00F45A7F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le</w:t>
            </w:r>
            <w:r w:rsidR="00A76D76">
              <w:rPr>
                <w:rFonts w:ascii="Trebuchet MS" w:hAnsi="Trebuchet MS" w:cs="Arial"/>
                <w:sz w:val="24"/>
                <w:szCs w:val="24"/>
              </w:rPr>
              <w:t>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message</w:t>
            </w:r>
            <w:r w:rsidR="00A76D76">
              <w:rPr>
                <w:rFonts w:ascii="Trebuchet MS" w:hAnsi="Trebuchet MS" w:cs="Arial"/>
                <w:sz w:val="24"/>
                <w:szCs w:val="24"/>
              </w:rPr>
              <w:t>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de vérification des informations doi</w:t>
            </w:r>
            <w:r w:rsidR="00A76D76">
              <w:rPr>
                <w:rFonts w:ascii="Trebuchet MS" w:hAnsi="Trebuchet MS" w:cs="Arial"/>
                <w:sz w:val="24"/>
                <w:szCs w:val="24"/>
              </w:rPr>
              <w:t>ven</w:t>
            </w:r>
            <w:r>
              <w:rPr>
                <w:rFonts w:ascii="Trebuchet MS" w:hAnsi="Trebuchet MS" w:cs="Arial"/>
                <w:sz w:val="24"/>
                <w:szCs w:val="24"/>
              </w:rPr>
              <w:t>t être disponible en moins de 5 secondes.</w:t>
            </w:r>
          </w:p>
          <w:p w14:paraId="25AFCC4B" w14:textId="77777777" w:rsidR="00F45A7F" w:rsidRDefault="00F45A7F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</w:tbl>
    <w:p w14:paraId="165458EA" w14:textId="77777777" w:rsidR="00F45A7F" w:rsidRDefault="00F45A7F" w:rsidP="00F45A7F">
      <w:pPr>
        <w:spacing w:line="240" w:lineRule="auto"/>
        <w:rPr>
          <w:sz w:val="24"/>
          <w:szCs w:val="24"/>
        </w:rPr>
      </w:pPr>
    </w:p>
    <w:p w14:paraId="3CE3CB52" w14:textId="13A4E5B1" w:rsidR="00F45A7F" w:rsidRDefault="00F45A7F" w:rsidP="00F45A7F">
      <w:r>
        <w:br w:type="page"/>
      </w:r>
    </w:p>
    <w:p w14:paraId="4E0D559D" w14:textId="59EDCB1A" w:rsidR="00250E09" w:rsidRPr="00AC57D3" w:rsidRDefault="00250E09" w:rsidP="00F25DCF">
      <w:pPr>
        <w:pStyle w:val="Lgende"/>
      </w:pPr>
    </w:p>
    <w:p w14:paraId="3513207E" w14:textId="6DBB7174" w:rsidR="00A7673A" w:rsidRPr="00AC57D3" w:rsidRDefault="00A7673A" w:rsidP="00A7673A">
      <w:pPr>
        <w:pStyle w:val="Lgende"/>
      </w:pPr>
      <w:bookmarkStart w:id="154" w:name="_Toc95839370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 w:rsidR="00707CF6">
        <w:rPr>
          <w:noProof/>
        </w:rPr>
        <w:t>5</w:t>
      </w:r>
      <w:r w:rsidR="00F7158C">
        <w:rPr>
          <w:noProof/>
        </w:rPr>
        <w:fldChar w:fldCharType="end"/>
      </w:r>
      <w:r w:rsidRPr="00873E50">
        <w:t>:</w:t>
      </w:r>
      <w:r w:rsidRPr="00AC57D3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 w:rsidRPr="008E6D61">
        <w:t>s'authentifier</w:t>
      </w:r>
      <w:r>
        <w:t> »</w:t>
      </w:r>
      <w:bookmarkEnd w:id="154"/>
    </w:p>
    <w:p w14:paraId="6E8440B2" w14:textId="39D250F9" w:rsidR="00A7673A" w:rsidRDefault="00A7673A" w:rsidP="00A7673A">
      <w:pPr>
        <w:pStyle w:val="Lgende"/>
        <w:keepNext/>
      </w:pPr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250E09" w14:paraId="68C9E0F3" w14:textId="77777777" w:rsidTr="002515EF">
        <w:tc>
          <w:tcPr>
            <w:tcW w:w="9351" w:type="dxa"/>
            <w:shd w:val="clear" w:color="auto" w:fill="F2F2F2" w:themeFill="background1" w:themeFillShade="F2"/>
          </w:tcPr>
          <w:p w14:paraId="709A4159" w14:textId="2AD3ADE7" w:rsidR="00250E09" w:rsidRDefault="00250E09" w:rsidP="002515EF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E60145">
              <w:rPr>
                <w:rFonts w:ascii="Trebuchet MS" w:hAnsi="Trebuchet MS"/>
                <w:b/>
                <w:sz w:val="24"/>
                <w:szCs w:val="24"/>
              </w:rPr>
              <w:t>3</w:t>
            </w:r>
          </w:p>
        </w:tc>
      </w:tr>
      <w:tr w:rsidR="00250E09" w14:paraId="3C18CBFB" w14:textId="77777777" w:rsidTr="002515EF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23C7C097" w14:textId="77777777" w:rsidR="00250E09" w:rsidRDefault="00250E09" w:rsidP="002515EF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/>
                <w:sz w:val="24"/>
                <w:szCs w:val="24"/>
              </w:rPr>
              <w:t>IDENTIFICATION</w:t>
            </w:r>
          </w:p>
          <w:p w14:paraId="4134336D" w14:textId="77777777" w:rsidR="00250E09" w:rsidRDefault="00250E09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Nom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: S’authentifier </w:t>
            </w:r>
          </w:p>
          <w:p w14:paraId="0AA5BCE2" w14:textId="4A5D696F" w:rsidR="00250E09" w:rsidRDefault="00250E09" w:rsidP="002515EF">
            <w:pPr>
              <w:spacing w:line="24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Acteurs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Client, 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Technicien ,Personnel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et 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Administrateur</w:t>
            </w:r>
          </w:p>
          <w:p w14:paraId="134BED3E" w14:textId="7B512F90" w:rsidR="00250E09" w:rsidRDefault="00250E09" w:rsidP="002515EF">
            <w:pPr>
              <w:spacing w:line="24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l’authentification consiste à se connecter à son compte en entrant des informations comme le nom d’utilisateur et le mot de passe etc. L’authentification doit être possible </w:t>
            </w:r>
            <w:r w:rsidR="00996EFA">
              <w:rPr>
                <w:rFonts w:ascii="Trebuchet MS" w:hAnsi="Trebuchet MS" w:cs="Arial"/>
                <w:sz w:val="24"/>
                <w:szCs w:val="24"/>
              </w:rPr>
              <w:t>à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un 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 xml:space="preserve">Administrateur, un </w:t>
            </w:r>
            <w:r w:rsidR="00371748">
              <w:rPr>
                <w:rFonts w:ascii="Trebuchet MS" w:hAnsi="Trebuchet MS" w:cs="Arial"/>
                <w:sz w:val="24"/>
                <w:szCs w:val="24"/>
              </w:rPr>
              <w:t>C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 xml:space="preserve">lient, </w:t>
            </w:r>
            <w:r w:rsidR="00371748">
              <w:rPr>
                <w:rFonts w:ascii="Trebuchet MS" w:hAnsi="Trebuchet MS" w:cs="Arial"/>
                <w:sz w:val="24"/>
                <w:szCs w:val="24"/>
              </w:rPr>
              <w:t xml:space="preserve">un 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Personnel et un Technicien</w:t>
            </w:r>
          </w:p>
          <w:p w14:paraId="62D90D68" w14:textId="4A0ECC4A" w:rsidR="00250E09" w:rsidRDefault="00250E09" w:rsidP="002515EF">
            <w:pPr>
              <w:spacing w:line="24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Auteur</w:t>
            </w:r>
            <w:r w:rsidR="00371748">
              <w:rPr>
                <w:rFonts w:ascii="Trebuchet MS" w:hAnsi="Trebuchet MS" w:cs="Arial"/>
                <w:b/>
                <w:sz w:val="24"/>
                <w:szCs w:val="24"/>
              </w:rPr>
              <w:t>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FAYA et BAGNA</w:t>
            </w:r>
          </w:p>
          <w:p w14:paraId="3BE43D3A" w14:textId="1C69A9A6" w:rsidR="00250E09" w:rsidRDefault="00250E09" w:rsidP="002515EF">
            <w:pPr>
              <w:spacing w:line="24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Date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2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9</w:t>
            </w:r>
            <w:r>
              <w:rPr>
                <w:rFonts w:ascii="Trebuchet MS" w:hAnsi="Trebuchet MS" w:cs="Arial"/>
                <w:sz w:val="24"/>
                <w:szCs w:val="24"/>
              </w:rPr>
              <w:t>/</w:t>
            </w:r>
            <w:r w:rsidR="00F5602E">
              <w:rPr>
                <w:rFonts w:ascii="Trebuchet MS" w:hAnsi="Trebuchet MS" w:cs="Arial"/>
                <w:sz w:val="24"/>
                <w:szCs w:val="24"/>
              </w:rPr>
              <w:t>01</w:t>
            </w:r>
            <w:r>
              <w:rPr>
                <w:rFonts w:ascii="Trebuchet MS" w:hAnsi="Trebuchet MS" w:cs="Arial"/>
                <w:sz w:val="24"/>
                <w:szCs w:val="24"/>
              </w:rPr>
              <w:t>/2021</w:t>
            </w:r>
          </w:p>
          <w:p w14:paraId="3E0DA9DF" w14:textId="77777777" w:rsidR="00250E09" w:rsidRDefault="00250E09" w:rsidP="002515EF">
            <w:pPr>
              <w:spacing w:line="240" w:lineRule="auto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Préconditions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l’utilisateur doit d’abord avoir accès à la page de connexion pour pouvoir s’authentifier</w:t>
            </w:r>
          </w:p>
          <w:p w14:paraId="2D3A94A6" w14:textId="22845B63" w:rsidR="00250E09" w:rsidRDefault="00250E09" w:rsidP="002515EF">
            <w:pPr>
              <w:spacing w:line="240" w:lineRule="auto"/>
              <w:rPr>
                <w:rFonts w:ascii="Trebuchet MS" w:hAnsi="Trebuchet MS" w:cs="Times New Roman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Démarrage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l’utilisateur a demandé </w:t>
            </w:r>
            <w:r w:rsidR="00FD2CE6">
              <w:rPr>
                <w:rFonts w:ascii="Trebuchet MS" w:hAnsi="Trebuchet MS" w:cs="Arial"/>
                <w:sz w:val="24"/>
                <w:szCs w:val="24"/>
              </w:rPr>
              <w:t>l’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accès à </w:t>
            </w:r>
            <w:r w:rsidR="00FD2CE6">
              <w:rPr>
                <w:rFonts w:ascii="Trebuchet MS" w:hAnsi="Trebuchet MS" w:cs="Arial"/>
                <w:sz w:val="24"/>
                <w:szCs w:val="24"/>
              </w:rPr>
              <w:t>la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fonctionnalité</w:t>
            </w:r>
          </w:p>
          <w:p w14:paraId="3B656678" w14:textId="77777777" w:rsidR="00250E09" w:rsidRDefault="00250E09" w:rsidP="002515EF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250E09" w14:paraId="6C019A3F" w14:textId="77777777" w:rsidTr="002515EF">
        <w:tc>
          <w:tcPr>
            <w:tcW w:w="9351" w:type="dxa"/>
          </w:tcPr>
          <w:p w14:paraId="1E56337A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250E09" w14:paraId="3B0CB7B4" w14:textId="77777777" w:rsidTr="002515EF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1487554E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26E052E6" w14:textId="77777777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demande la page d’authentification ;</w:t>
            </w:r>
          </w:p>
          <w:p w14:paraId="06D918ED" w14:textId="04AE2939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affiche la page d’authentification à l’utilisateur</w:t>
            </w:r>
            <w:r w:rsidR="00E04285">
              <w:rPr>
                <w:rFonts w:ascii="Trebuchet MS" w:hAnsi="Trebuchet MS" w:cs="Arial"/>
              </w:rPr>
              <w:t>(a1) ;</w:t>
            </w:r>
          </w:p>
          <w:p w14:paraId="519DE7A1" w14:textId="3591BD40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renseigne les paramètres de connexion à son compte</w:t>
            </w:r>
            <w:r w:rsidR="000558C2">
              <w:rPr>
                <w:rFonts w:ascii="Trebuchet MS" w:hAnsi="Trebuchet MS" w:cs="Arial"/>
              </w:rPr>
              <w:t>(a2) </w:t>
            </w:r>
            <w:r w:rsidR="00E04285">
              <w:rPr>
                <w:rFonts w:ascii="Trebuchet MS" w:hAnsi="Trebuchet MS" w:cs="Arial"/>
              </w:rPr>
              <w:t>;</w:t>
            </w:r>
          </w:p>
          <w:p w14:paraId="31CBF9C9" w14:textId="3285219A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envoie les paramètres renseignés;</w:t>
            </w:r>
          </w:p>
          <w:p w14:paraId="793A55E1" w14:textId="77777777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 w:rsidRPr="002633B6"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récupère les paramètres envoyés par l’utilisateur ;</w:t>
            </w:r>
          </w:p>
          <w:p w14:paraId="4DFD8BFA" w14:textId="142D1359" w:rsidR="00250E0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 w:rsidRPr="002633B6"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vérifie les paramètres entrés</w:t>
            </w:r>
            <w:r w:rsidR="000558C2">
              <w:rPr>
                <w:rFonts w:ascii="Trebuchet MS" w:hAnsi="Trebuchet MS" w:cs="Arial"/>
              </w:rPr>
              <w:t>(b1)</w:t>
            </w:r>
            <w:r>
              <w:rPr>
                <w:rFonts w:ascii="Trebuchet MS" w:hAnsi="Trebuchet MS" w:cs="Arial"/>
              </w:rPr>
              <w:t>;</w:t>
            </w:r>
          </w:p>
          <w:p w14:paraId="171ABFC2" w14:textId="77777777" w:rsidR="00250E09" w:rsidRPr="005B7D89" w:rsidRDefault="00250E09" w:rsidP="00250E09">
            <w:pPr>
              <w:pStyle w:val="Paragraphedeliste1"/>
              <w:numPr>
                <w:ilvl w:val="0"/>
                <w:numId w:val="25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autorise l’accès aux différentes fonctionnalités du système si les paramètres entrés sont corrects.</w:t>
            </w:r>
          </w:p>
          <w:p w14:paraId="783B2102" w14:textId="77777777" w:rsidR="00250E09" w:rsidRDefault="00250E09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0F6E3806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1268000B" w14:textId="7D5185D8" w:rsidR="00250E09" w:rsidRDefault="00250E09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ED5A51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>- l’utilisateur décide de quitter la page d’authentification.</w:t>
            </w:r>
          </w:p>
          <w:p w14:paraId="3AD672E0" w14:textId="4B005E23" w:rsidR="00250E09" w:rsidRDefault="000558C2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a.2- l’utilisateur a renseigné des informations erronées ou n’a pas respecté le      format demandé.</w:t>
            </w:r>
          </w:p>
          <w:p w14:paraId="5001BCC9" w14:textId="204BFBC0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1E05B3FE" w14:textId="2588FD02" w:rsidR="000558C2" w:rsidRDefault="000558C2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         b.1-</w:t>
            </w:r>
            <w:r w:rsidR="00890799">
              <w:rPr>
                <w:rFonts w:ascii="Trebuchet MS" w:hAnsi="Trebuchet MS" w:cs="Arial"/>
                <w:b/>
                <w:sz w:val="24"/>
                <w:szCs w:val="24"/>
              </w:rPr>
              <w:t>Les données envoyés ne peuvent pas être enregistrés.</w:t>
            </w:r>
          </w:p>
          <w:p w14:paraId="6DB45ACF" w14:textId="0F0C1BA7" w:rsidR="00250E09" w:rsidRDefault="00250E09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</w:tc>
      </w:tr>
      <w:tr w:rsidR="00250E09" w14:paraId="05A92472" w14:textId="77777777" w:rsidTr="002515EF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71F03BA5" w14:textId="46810C3C" w:rsidR="00250E09" w:rsidRDefault="00250E09" w:rsidP="002515EF">
            <w:pPr>
              <w:spacing w:line="240" w:lineRule="auto"/>
              <w:rPr>
                <w:ins w:id="155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282D1F2E" w14:textId="77777777" w:rsidR="00250E09" w:rsidRDefault="00250E09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6611F376" w14:textId="2D6276AA" w:rsidR="00250E09" w:rsidRDefault="00250E09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3 sur décision de l’utilisateur et à l’étape </w:t>
            </w:r>
            <w:r w:rsidR="00BB1447">
              <w:rPr>
                <w:rFonts w:ascii="Trebuchet MS" w:hAnsi="Trebuchet MS" w:cs="Arial"/>
                <w:sz w:val="24"/>
                <w:szCs w:val="24"/>
              </w:rPr>
              <w:t>7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par le système.</w:t>
            </w:r>
          </w:p>
          <w:p w14:paraId="59B5E835" w14:textId="4401D356" w:rsidR="00250E09" w:rsidRPr="000C6C82" w:rsidRDefault="00FA65E7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250E09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250E09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329A1A23" w14:textId="77777777" w:rsidR="00250E09" w:rsidRDefault="00250E09" w:rsidP="002515EF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5CE9853C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250E09" w14:paraId="0039A527" w14:textId="77777777" w:rsidTr="002515EF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4E7CE21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COMPLÉMENT</w:t>
            </w:r>
          </w:p>
          <w:p w14:paraId="0BDBA1FB" w14:textId="77777777" w:rsidR="00250E09" w:rsidRDefault="00250E09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le format d’entrée des informations doit être précise aux utilisateurs.</w:t>
            </w:r>
          </w:p>
          <w:p w14:paraId="03E1D36F" w14:textId="77777777" w:rsidR="00250E09" w:rsidRDefault="00250E09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le message de vérification réussit ou non des informations doit être disponible en moins de 5 secondes.</w:t>
            </w:r>
          </w:p>
          <w:p w14:paraId="0978F41D" w14:textId="77777777" w:rsidR="00250E09" w:rsidRDefault="00250E09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</w:tbl>
    <w:p w14:paraId="00D895AC" w14:textId="5D9E8C61" w:rsidR="00F5602E" w:rsidRDefault="00F5602E" w:rsidP="00250E09">
      <w:pPr>
        <w:spacing w:line="259" w:lineRule="auto"/>
      </w:pPr>
    </w:p>
    <w:p w14:paraId="267C4E24" w14:textId="77777777" w:rsidR="008F3AA4" w:rsidRDefault="008F3AA4" w:rsidP="00250E09">
      <w:pPr>
        <w:spacing w:line="259" w:lineRule="auto"/>
      </w:pPr>
    </w:p>
    <w:p w14:paraId="0FF2A959" w14:textId="1F10A75E" w:rsidR="00F5602E" w:rsidRPr="00AC57D3" w:rsidRDefault="00F5602E" w:rsidP="00F25DCF">
      <w:pPr>
        <w:pStyle w:val="Lgende"/>
      </w:pPr>
    </w:p>
    <w:p w14:paraId="7EDEEE87" w14:textId="287E2A47" w:rsidR="00A7673A" w:rsidRPr="00AC57D3" w:rsidRDefault="00A7673A" w:rsidP="00A7673A">
      <w:pPr>
        <w:pStyle w:val="Lgende"/>
      </w:pPr>
      <w:bookmarkStart w:id="156" w:name="_Toc95839371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 w:rsidR="00707CF6">
        <w:rPr>
          <w:noProof/>
        </w:rPr>
        <w:t>6</w:t>
      </w:r>
      <w:r w:rsidR="00F7158C">
        <w:rPr>
          <w:noProof/>
        </w:rPr>
        <w:fldChar w:fldCharType="end"/>
      </w:r>
      <w:r>
        <w:t xml:space="preserve"> :Description </w:t>
      </w:r>
      <w:r w:rsidRPr="008E6D61">
        <w:t>textuelle du cas d'utilisation</w:t>
      </w:r>
      <w:r>
        <w:t> « </w:t>
      </w:r>
      <w:r>
        <w:rPr>
          <w:szCs w:val="24"/>
        </w:rPr>
        <w:t>Localiser Les Interventions</w:t>
      </w:r>
      <w:r>
        <w:t> »</w:t>
      </w:r>
      <w:bookmarkEnd w:id="156"/>
    </w:p>
    <w:p w14:paraId="35A50449" w14:textId="4971BC8F" w:rsidR="00A7673A" w:rsidRDefault="00A7673A" w:rsidP="00A7673A">
      <w:pPr>
        <w:pStyle w:val="Lgende"/>
        <w:keepNext/>
      </w:pPr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F5602E" w14:paraId="18114C89" w14:textId="77777777" w:rsidTr="002515EF">
        <w:tc>
          <w:tcPr>
            <w:tcW w:w="9351" w:type="dxa"/>
            <w:shd w:val="clear" w:color="auto" w:fill="F2F2F2" w:themeFill="background1" w:themeFillShade="F2"/>
          </w:tcPr>
          <w:p w14:paraId="6B578835" w14:textId="06E74B98" w:rsidR="00F5602E" w:rsidRDefault="00F5602E" w:rsidP="002515EF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8F3AA4">
              <w:rPr>
                <w:rFonts w:ascii="Trebuchet MS" w:hAnsi="Trebuchet MS"/>
                <w:b/>
                <w:sz w:val="24"/>
                <w:szCs w:val="24"/>
              </w:rPr>
              <w:t>4</w:t>
            </w:r>
          </w:p>
        </w:tc>
      </w:tr>
      <w:tr w:rsidR="00CF7A6E" w14:paraId="06741B5A" w14:textId="77777777" w:rsidTr="002515EF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71137D5E" w14:textId="77777777" w:rsidR="00CF7A6E" w:rsidRDefault="00CF7A6E" w:rsidP="00CF7A6E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13BD7397" w14:textId="7B18DCDB" w:rsidR="00CF7A6E" w:rsidRDefault="00CF7A6E" w:rsidP="00CF7A6E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Localiser les Interventions (package «</w:t>
            </w:r>
            <w:r>
              <w:rPr>
                <w:rFonts w:ascii="Trebuchet MS" w:hAnsi="Trebuchet MS"/>
                <w:sz w:val="24"/>
                <w:szCs w:val="24"/>
              </w:rPr>
              <w:t>Interventions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660825D2" w14:textId="4AB2A3E7" w:rsidR="00CF7A6E" w:rsidRDefault="00CF7A6E" w:rsidP="00CF7A6E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9E7088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</w:t>
            </w:r>
          </w:p>
          <w:p w14:paraId="619FCB72" w14:textId="396496DC" w:rsidR="00CF7A6E" w:rsidRDefault="00CF7A6E" w:rsidP="00CF7A6E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La Localisation d’une Intervention se fait après qu’une intervention </w:t>
            </w:r>
            <w:r w:rsidR="00DA47D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ait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été </w:t>
            </w:r>
            <w:r w:rsidR="00F5473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affectée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F5473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une </w:t>
            </w:r>
            <w:r w:rsidR="00DA47D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équipe</w:t>
            </w:r>
            <w:r w:rsidR="00F5473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ou un </w:t>
            </w:r>
            <w:r w:rsidR="00DA47D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</w:t>
            </w:r>
          </w:p>
          <w:p w14:paraId="4A4CAC4E" w14:textId="2FFDF3DF" w:rsidR="00CF7A6E" w:rsidRDefault="00CF7A6E" w:rsidP="00CF7A6E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FD2CE6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 :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FAYA et BAGNA</w:t>
            </w:r>
          </w:p>
          <w:p w14:paraId="7A7B08A5" w14:textId="77777777" w:rsidR="00CF7A6E" w:rsidRDefault="00CF7A6E" w:rsidP="00CF7A6E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5D0799C0" w14:textId="3CD53F71" w:rsidR="00CF7A6E" w:rsidRDefault="00CF7A6E" w:rsidP="00CF7A6E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A91E2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il faut q</w:t>
            </w:r>
            <w:r w:rsidR="00B22BB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ue des interventions soit affectés aux </w:t>
            </w:r>
            <w:r w:rsidR="00564C7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76B7DBB1" w14:textId="62FC3E60" w:rsidR="00CF7A6E" w:rsidRDefault="00CF7A6E" w:rsidP="00CF7A6E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demandé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6A4DDA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E75C9C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voir </w:t>
            </w:r>
            <w:r w:rsidR="00BD6C7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les informations d</w:t>
            </w:r>
            <w:r w:rsidR="00DA47D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’</w:t>
            </w:r>
            <w:r w:rsidR="00BD6C7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DA47D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une Intervention</w:t>
            </w:r>
            <w:r w:rsidR="00BD6C7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BD6C7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effectuer</w:t>
            </w:r>
          </w:p>
        </w:tc>
      </w:tr>
      <w:tr w:rsidR="00F5602E" w14:paraId="448FCF80" w14:textId="77777777" w:rsidTr="002515EF">
        <w:tc>
          <w:tcPr>
            <w:tcW w:w="9351" w:type="dxa"/>
          </w:tcPr>
          <w:p w14:paraId="2F49FD86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F5602E" w14:paraId="18EE6931" w14:textId="77777777" w:rsidTr="002515EF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5C1848D3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0B17C174" w14:textId="136029FD" w:rsidR="00DD3A44" w:rsidRDefault="00DD3A44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clique sur le </w:t>
            </w:r>
            <w:r w:rsidR="00564C77">
              <w:rPr>
                <w:rFonts w:ascii="Trebuchet MS" w:hAnsi="Trebuchet MS" w:cs="Arial"/>
              </w:rPr>
              <w:t>bouton</w:t>
            </w:r>
            <w:r>
              <w:rPr>
                <w:rFonts w:ascii="Trebuchet MS" w:hAnsi="Trebuchet MS" w:cs="Arial"/>
              </w:rPr>
              <w:t xml:space="preserve"> Intervention affectés ;</w:t>
            </w:r>
          </w:p>
          <w:p w14:paraId="698C1589" w14:textId="50BEFCDF" w:rsidR="00DD3A44" w:rsidRDefault="00DD3A44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affiche la liste des Interventions qui ont été affectés </w:t>
            </w:r>
            <w:r w:rsidR="00FA65E7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l’utilisateur</w:t>
            </w:r>
            <w:r w:rsidR="00642AF4">
              <w:rPr>
                <w:rFonts w:ascii="Trebuchet MS" w:hAnsi="Trebuchet MS" w:cs="Arial"/>
              </w:rPr>
              <w:t>(a1)</w:t>
            </w:r>
            <w:r>
              <w:rPr>
                <w:rFonts w:ascii="Trebuchet MS" w:hAnsi="Trebuchet MS" w:cs="Arial"/>
              </w:rPr>
              <w:t> ;</w:t>
            </w:r>
          </w:p>
          <w:p w14:paraId="211A7A69" w14:textId="0F9A2217" w:rsidR="00DD3A44" w:rsidRDefault="00DD3A44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clique sur une Intervention</w:t>
            </w:r>
            <w:r w:rsidR="00DA47D2">
              <w:rPr>
                <w:rFonts w:ascii="Trebuchet MS" w:hAnsi="Trebuchet MS" w:cs="Arial"/>
              </w:rPr>
              <w:t> ;</w:t>
            </w:r>
          </w:p>
          <w:p w14:paraId="0B15D381" w14:textId="5F77D771" w:rsidR="00F5602E" w:rsidRDefault="00F5602E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 w:rsidR="000A1DFB">
              <w:rPr>
                <w:rFonts w:ascii="Trebuchet MS" w:hAnsi="Trebuchet MS" w:cs="Arial"/>
              </w:rPr>
              <w:t xml:space="preserve"> récupère les Informations du client depuis la base de </w:t>
            </w:r>
            <w:r w:rsidR="00D75227">
              <w:rPr>
                <w:rFonts w:ascii="Trebuchet MS" w:hAnsi="Trebuchet MS" w:cs="Arial"/>
              </w:rPr>
              <w:t>données</w:t>
            </w:r>
            <w:r w:rsidR="00781E1C">
              <w:rPr>
                <w:rFonts w:ascii="Trebuchet MS" w:hAnsi="Trebuchet MS" w:cs="Arial"/>
              </w:rPr>
              <w:t xml:space="preserve"> ainsi que les autres Informations concernant l’intervention</w:t>
            </w:r>
            <w:r>
              <w:rPr>
                <w:rFonts w:ascii="Trebuchet MS" w:hAnsi="Trebuchet MS" w:cs="Arial"/>
              </w:rPr>
              <w:t>.</w:t>
            </w:r>
          </w:p>
          <w:p w14:paraId="5F5FC0CC" w14:textId="29D75946" w:rsidR="00F5602E" w:rsidRDefault="00F5602E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</w:t>
            </w:r>
            <w:r w:rsidR="000A1DFB">
              <w:rPr>
                <w:rFonts w:ascii="Trebuchet MS" w:hAnsi="Trebuchet MS" w:cs="Arial"/>
              </w:rPr>
              <w:t xml:space="preserve">e système Localise le Client </w:t>
            </w:r>
            <w:r w:rsidR="00D75227">
              <w:rPr>
                <w:rFonts w:ascii="Trebuchet MS" w:hAnsi="Trebuchet MS" w:cs="Arial"/>
              </w:rPr>
              <w:t>à</w:t>
            </w:r>
            <w:r w:rsidR="000A1DFB">
              <w:rPr>
                <w:rFonts w:ascii="Trebuchet MS" w:hAnsi="Trebuchet MS" w:cs="Arial"/>
              </w:rPr>
              <w:t xml:space="preserve"> partir de son </w:t>
            </w:r>
            <w:r w:rsidR="00056BC7">
              <w:rPr>
                <w:rFonts w:ascii="Trebuchet MS" w:hAnsi="Trebuchet MS" w:cs="Arial"/>
              </w:rPr>
              <w:t>adresse</w:t>
            </w:r>
            <w:r w:rsidR="00A86599">
              <w:rPr>
                <w:rFonts w:ascii="Trebuchet MS" w:hAnsi="Trebuchet MS" w:cs="Arial"/>
              </w:rPr>
              <w:t>(b1)</w:t>
            </w:r>
            <w:r>
              <w:rPr>
                <w:rFonts w:ascii="Trebuchet MS" w:hAnsi="Trebuchet MS" w:cs="Arial"/>
              </w:rPr>
              <w:t>.</w:t>
            </w:r>
          </w:p>
          <w:p w14:paraId="77743024" w14:textId="676D13CF" w:rsidR="00F5602E" w:rsidRDefault="00F5602E" w:rsidP="00F5602E">
            <w:pPr>
              <w:pStyle w:val="Paragraphedeliste1"/>
              <w:numPr>
                <w:ilvl w:val="0"/>
                <w:numId w:val="26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</w:t>
            </w:r>
            <w:r w:rsidR="000A1DFB">
              <w:rPr>
                <w:rFonts w:ascii="Trebuchet MS" w:hAnsi="Trebuchet MS" w:cs="Arial"/>
              </w:rPr>
              <w:t>e système affiche Les Informations</w:t>
            </w:r>
            <w:r w:rsidR="00056BC7">
              <w:rPr>
                <w:rFonts w:ascii="Trebuchet MS" w:hAnsi="Trebuchet MS" w:cs="Arial"/>
              </w:rPr>
              <w:t xml:space="preserve"> et donc la localisation du Client</w:t>
            </w:r>
            <w:r w:rsidR="00D75227">
              <w:rPr>
                <w:rFonts w:ascii="Trebuchet MS" w:hAnsi="Trebuchet MS" w:cs="Arial"/>
              </w:rPr>
              <w:t xml:space="preserve"> a qui l’utilisateur doit effectuer une Intervention</w:t>
            </w:r>
            <w:r>
              <w:rPr>
                <w:rFonts w:ascii="Trebuchet MS" w:hAnsi="Trebuchet MS" w:cs="Arial"/>
              </w:rPr>
              <w:t>;</w:t>
            </w:r>
          </w:p>
          <w:p w14:paraId="2CEB7A5D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60C21ED8" w14:textId="0ADDF7A7" w:rsidR="00F5602E" w:rsidRDefault="00F5602E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CC7A34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décide </w:t>
            </w:r>
            <w:r w:rsidR="00E01C98">
              <w:rPr>
                <w:rFonts w:ascii="Trebuchet MS" w:hAnsi="Trebuchet MS" w:cs="Arial"/>
              </w:rPr>
              <w:t>d’arrêter la visualisation des Informations</w:t>
            </w:r>
            <w:r>
              <w:rPr>
                <w:rFonts w:ascii="Trebuchet MS" w:hAnsi="Trebuchet MS" w:cs="Arial"/>
              </w:rPr>
              <w:t>.</w:t>
            </w:r>
          </w:p>
          <w:p w14:paraId="1226353D" w14:textId="77777777" w:rsidR="00F5602E" w:rsidRDefault="00F5602E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5ED526CC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323E3E72" w14:textId="0D393E28" w:rsidR="00F5602E" w:rsidRDefault="00F5602E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</w:t>
            </w:r>
            <w:r w:rsidR="007942D5">
              <w:rPr>
                <w:rFonts w:ascii="Trebuchet MS" w:hAnsi="Trebuchet MS" w:cs="Arial"/>
              </w:rPr>
              <w:t>b</w:t>
            </w:r>
            <w:r w:rsidR="0046733D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97044C">
              <w:rPr>
                <w:rFonts w:ascii="Trebuchet MS" w:hAnsi="Trebuchet MS" w:cs="Arial"/>
              </w:rPr>
              <w:t xml:space="preserve">Le Système </w:t>
            </w:r>
            <w:r w:rsidR="007942D5">
              <w:rPr>
                <w:rFonts w:ascii="Trebuchet MS" w:hAnsi="Trebuchet MS" w:cs="Arial"/>
              </w:rPr>
              <w:t>n’arrive</w:t>
            </w:r>
            <w:r w:rsidR="0097044C">
              <w:rPr>
                <w:rFonts w:ascii="Trebuchet MS" w:hAnsi="Trebuchet MS" w:cs="Arial"/>
              </w:rPr>
              <w:t xml:space="preserve"> pas </w:t>
            </w:r>
            <w:r w:rsidR="007942D5">
              <w:rPr>
                <w:rFonts w:ascii="Trebuchet MS" w:hAnsi="Trebuchet MS" w:cs="Arial"/>
              </w:rPr>
              <w:t>à</w:t>
            </w:r>
            <w:r w:rsidR="0097044C">
              <w:rPr>
                <w:rFonts w:ascii="Trebuchet MS" w:hAnsi="Trebuchet MS" w:cs="Arial"/>
              </w:rPr>
              <w:t xml:space="preserve"> localiser </w:t>
            </w:r>
            <w:r w:rsidR="00A86599">
              <w:rPr>
                <w:rFonts w:ascii="Trebuchet MS" w:hAnsi="Trebuchet MS" w:cs="Arial"/>
              </w:rPr>
              <w:t xml:space="preserve">une </w:t>
            </w:r>
            <w:r w:rsidR="0097044C">
              <w:rPr>
                <w:rFonts w:ascii="Trebuchet MS" w:hAnsi="Trebuchet MS" w:cs="Arial"/>
              </w:rPr>
              <w:t>Intervention</w:t>
            </w:r>
            <w:r w:rsidR="00C84C06">
              <w:rPr>
                <w:rFonts w:ascii="Trebuchet MS" w:hAnsi="Trebuchet MS" w:cs="Arial"/>
              </w:rPr>
              <w:t xml:space="preserve"> en raison d’une adresse Client Introuvable</w:t>
            </w:r>
            <w:r>
              <w:rPr>
                <w:rFonts w:ascii="Trebuchet MS" w:hAnsi="Trebuchet MS" w:cs="Arial"/>
              </w:rPr>
              <w:t>.</w:t>
            </w:r>
          </w:p>
        </w:tc>
      </w:tr>
      <w:tr w:rsidR="00F5602E" w14:paraId="50531A1E" w14:textId="77777777" w:rsidTr="002515EF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0D46451C" w14:textId="719900B1" w:rsidR="00F5602E" w:rsidRDefault="00F5602E" w:rsidP="002515EF">
            <w:pPr>
              <w:spacing w:line="240" w:lineRule="auto"/>
              <w:rPr>
                <w:ins w:id="157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5BD60183" w14:textId="77777777" w:rsidR="00F5602E" w:rsidRDefault="00F5602E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3C04DD3A" w14:textId="336DD492" w:rsidR="00F5602E" w:rsidRDefault="00F5602E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</w:t>
            </w:r>
            <w:r w:rsidR="00C3245D">
              <w:rPr>
                <w:rFonts w:ascii="Trebuchet MS" w:hAnsi="Trebuchet MS" w:cs="Arial"/>
                <w:sz w:val="24"/>
                <w:szCs w:val="24"/>
              </w:rPr>
              <w:t>2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sur décision de l’utilisateur.</w:t>
            </w:r>
          </w:p>
          <w:p w14:paraId="21A7BD5C" w14:textId="7D8948B5" w:rsidR="00F5602E" w:rsidRPr="000C6C82" w:rsidRDefault="00FA65E7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F5602E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F5602E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3B182A3E" w14:textId="77777777" w:rsidR="00F5602E" w:rsidRDefault="00F5602E" w:rsidP="002515EF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291972BA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F5602E" w14:paraId="712A70CF" w14:textId="77777777" w:rsidTr="002515EF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F1DD4DB" w14:textId="77777777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567B94DF" w14:textId="787D6419" w:rsidR="00F5602E" w:rsidRDefault="00F5602E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</w:t>
            </w:r>
            <w:r w:rsidR="00635062">
              <w:rPr>
                <w:rFonts w:ascii="Trebuchet MS" w:hAnsi="Trebuchet MS" w:cs="Arial"/>
                <w:sz w:val="24"/>
                <w:szCs w:val="24"/>
              </w:rPr>
              <w:t xml:space="preserve">La liste des Interventions affectés doit être triée en </w:t>
            </w:r>
            <w:r w:rsidR="00C3245D">
              <w:rPr>
                <w:rFonts w:ascii="Trebuchet MS" w:hAnsi="Trebuchet MS" w:cs="Arial"/>
                <w:sz w:val="24"/>
                <w:szCs w:val="24"/>
              </w:rPr>
              <w:t>plusieurs</w:t>
            </w:r>
            <w:r w:rsidR="00635062">
              <w:rPr>
                <w:rFonts w:ascii="Trebuchet MS" w:hAnsi="Trebuchet MS" w:cs="Arial"/>
                <w:sz w:val="24"/>
                <w:szCs w:val="24"/>
              </w:rPr>
              <w:t xml:space="preserve"> listes</w:t>
            </w:r>
            <w:r w:rsidR="00C54866">
              <w:rPr>
                <w:rFonts w:ascii="Trebuchet MS" w:hAnsi="Trebuchet MS" w:cs="Arial"/>
                <w:sz w:val="24"/>
                <w:szCs w:val="24"/>
              </w:rPr>
              <w:t>(Liste d’Intervention effectuée</w:t>
            </w:r>
            <w:r w:rsidR="0027720E">
              <w:rPr>
                <w:rFonts w:ascii="Trebuchet MS" w:hAnsi="Trebuchet MS" w:cs="Arial"/>
                <w:sz w:val="24"/>
                <w:szCs w:val="24"/>
              </w:rPr>
              <w:t>,</w:t>
            </w:r>
            <w:r w:rsidR="00C54866">
              <w:rPr>
                <w:rFonts w:ascii="Trebuchet MS" w:hAnsi="Trebuchet MS" w:cs="Arial"/>
                <w:sz w:val="24"/>
                <w:szCs w:val="24"/>
              </w:rPr>
              <w:t xml:space="preserve"> non</w:t>
            </w:r>
            <w:r w:rsidR="0027720E">
              <w:rPr>
                <w:rFonts w:ascii="Trebuchet MS" w:hAnsi="Trebuchet MS" w:cs="Arial"/>
                <w:sz w:val="24"/>
                <w:szCs w:val="24"/>
              </w:rPr>
              <w:t xml:space="preserve"> effectuée, en cours de traitement, partiellement traitée</w:t>
            </w:r>
            <w:r w:rsidR="00C54866">
              <w:rPr>
                <w:rFonts w:ascii="Trebuchet MS" w:hAnsi="Trebuchet MS" w:cs="Arial"/>
                <w:sz w:val="24"/>
                <w:szCs w:val="24"/>
              </w:rPr>
              <w:t>)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5E0B1B82" w14:textId="473F3076" w:rsidR="00F5602E" w:rsidRDefault="00F5602E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</w:t>
            </w:r>
            <w:r w:rsidR="007E1D62">
              <w:rPr>
                <w:rFonts w:ascii="Trebuchet MS" w:hAnsi="Trebuchet MS" w:cs="Arial"/>
                <w:sz w:val="24"/>
                <w:szCs w:val="24"/>
              </w:rPr>
              <w:t>L’affichage des Informations doit se faire en 5s tout au p</w:t>
            </w:r>
            <w:r w:rsidR="00481D62">
              <w:rPr>
                <w:rFonts w:ascii="Trebuchet MS" w:hAnsi="Trebuchet MS" w:cs="Arial"/>
                <w:sz w:val="24"/>
                <w:szCs w:val="24"/>
              </w:rPr>
              <w:t>lus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6B2B24AA" w14:textId="77777777" w:rsidR="00F5602E" w:rsidRDefault="00F5602E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</w:tbl>
    <w:p w14:paraId="333EACAE" w14:textId="77777777" w:rsidR="00C42AA5" w:rsidRDefault="00C42AA5" w:rsidP="00C42AA5">
      <w:pPr>
        <w:spacing w:line="259" w:lineRule="auto"/>
      </w:pPr>
    </w:p>
    <w:p w14:paraId="06736C5A" w14:textId="555C1343" w:rsidR="00C42AA5" w:rsidRPr="00AC57D3" w:rsidRDefault="00C42AA5" w:rsidP="00F25DCF">
      <w:pPr>
        <w:pStyle w:val="Lgende"/>
      </w:pPr>
    </w:p>
    <w:p w14:paraId="3A164ECD" w14:textId="00EA33D5" w:rsidR="00707CF6" w:rsidRPr="00AC57D3" w:rsidRDefault="00707CF6" w:rsidP="00707CF6">
      <w:pPr>
        <w:pStyle w:val="Lgende"/>
      </w:pPr>
      <w:bookmarkStart w:id="158" w:name="_Toc95839372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7</w:t>
      </w:r>
      <w:r w:rsidR="00F7158C">
        <w:rPr>
          <w:noProof/>
        </w:rPr>
        <w:fldChar w:fldCharType="end"/>
      </w:r>
      <w:r>
        <w:t xml:space="preserve"> :Description </w:t>
      </w:r>
      <w:r w:rsidRPr="008E6D61">
        <w:t>textuelle du cas d'utilisation</w:t>
      </w:r>
      <w:r>
        <w:t> « </w:t>
      </w:r>
      <w:r>
        <w:rPr>
          <w:szCs w:val="24"/>
        </w:rPr>
        <w:t>Produire et Enregistrer un Rapport</w:t>
      </w:r>
      <w:r>
        <w:t> »</w:t>
      </w:r>
      <w:bookmarkEnd w:id="158"/>
    </w:p>
    <w:p w14:paraId="48F1FD38" w14:textId="04D9E1B9" w:rsidR="00707CF6" w:rsidRDefault="00707CF6" w:rsidP="00707CF6">
      <w:pPr>
        <w:pStyle w:val="Lgende"/>
        <w:keepNext/>
      </w:pPr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C42AA5" w14:paraId="30CDD445" w14:textId="77777777" w:rsidTr="002515EF">
        <w:tc>
          <w:tcPr>
            <w:tcW w:w="9351" w:type="dxa"/>
            <w:shd w:val="clear" w:color="auto" w:fill="F2F2F2" w:themeFill="background1" w:themeFillShade="F2"/>
          </w:tcPr>
          <w:p w14:paraId="151063B5" w14:textId="42E079FD" w:rsidR="00C42AA5" w:rsidRDefault="00C42AA5" w:rsidP="002515EF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F91D48">
              <w:rPr>
                <w:rFonts w:ascii="Trebuchet MS" w:hAnsi="Trebuchet MS"/>
                <w:b/>
                <w:sz w:val="24"/>
                <w:szCs w:val="24"/>
              </w:rPr>
              <w:t>5</w:t>
            </w:r>
          </w:p>
        </w:tc>
      </w:tr>
      <w:tr w:rsidR="00C42AA5" w14:paraId="793C5F5F" w14:textId="77777777" w:rsidTr="002515EF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35539C6" w14:textId="77777777" w:rsidR="00C42AA5" w:rsidRDefault="00C42AA5" w:rsidP="002515E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5796518C" w14:textId="32649380" w:rsidR="00C42AA5" w:rsidRDefault="00C42AA5" w:rsidP="002515EF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6F5A0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Produire et Enregistrer un rapport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(package «</w:t>
            </w:r>
            <w:r w:rsidR="004F73EB">
              <w:rPr>
                <w:rFonts w:ascii="Trebuchet MS" w:hAnsi="Trebuchet MS"/>
                <w:sz w:val="24"/>
                <w:szCs w:val="24"/>
              </w:rPr>
              <w:t>Production de Rapports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3CC341EC" w14:textId="509B64AD" w:rsidR="00C42AA5" w:rsidRDefault="00C42AA5" w:rsidP="002515E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4F73E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Personnel, Technicien</w:t>
            </w:r>
          </w:p>
          <w:p w14:paraId="29C4E150" w14:textId="7C61E6F3" w:rsidR="00C42AA5" w:rsidRDefault="00C42AA5" w:rsidP="002515E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4F73E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La production d’un rapport se fait dans plusieurs circonstances. Un rapport peut être produit en début d’Intervention, en fin d’intervention ou servir un autre but </w:t>
            </w:r>
            <w:r w:rsidR="0010710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concernant les activités du service</w:t>
            </w:r>
          </w:p>
          <w:p w14:paraId="01048718" w14:textId="613B92E9" w:rsidR="00C42AA5" w:rsidRDefault="00C42AA5" w:rsidP="002515E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FD2CE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 :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25BF4CB5" w14:textId="77777777" w:rsidR="00C42AA5" w:rsidRDefault="00C42AA5" w:rsidP="002515E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36EE7CF2" w14:textId="52E5EDC4" w:rsidR="00C42AA5" w:rsidRDefault="00C42AA5" w:rsidP="002515EF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10710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Il faut que les techniciens</w:t>
            </w:r>
            <w:r w:rsidR="00E940B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soient allés effectuer une intervention plus précisément qu’ils veuillent débuter une intervention ou la </w:t>
            </w:r>
            <w:r w:rsidR="00DE71C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terminer. Un autre cas de figure serait </w:t>
            </w:r>
            <w:r w:rsidR="00E940B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DE71C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qu’</w:t>
            </w:r>
            <w:r w:rsidR="00E940B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 personnel veuille faire un rapport d’activité a son supérieur</w:t>
            </w:r>
          </w:p>
          <w:p w14:paraId="763C0FF0" w14:textId="59DF4AD9" w:rsidR="00C42AA5" w:rsidRDefault="00C42AA5" w:rsidP="002515EF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</w:t>
            </w:r>
            <w:r w:rsidR="00DE71C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demandé </w:t>
            </w:r>
            <w:r w:rsidR="00762DC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DE71C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accéder </w:t>
            </w:r>
            <w:r w:rsidR="00762DC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DE71C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la page de </w:t>
            </w:r>
            <w:r w:rsidR="004730D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production d’un rapport</w:t>
            </w:r>
          </w:p>
        </w:tc>
      </w:tr>
      <w:tr w:rsidR="00C42AA5" w14:paraId="22FD1B8A" w14:textId="77777777" w:rsidTr="002515EF">
        <w:tc>
          <w:tcPr>
            <w:tcW w:w="9351" w:type="dxa"/>
          </w:tcPr>
          <w:p w14:paraId="1C23C303" w14:textId="77777777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C42AA5" w14:paraId="445E7457" w14:textId="77777777" w:rsidTr="002515EF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6316419E" w14:textId="77777777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67E024FC" w14:textId="79CBBC3A" w:rsidR="00C42AA5" w:rsidRDefault="00C42AA5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clique sur le bouton </w:t>
            </w:r>
            <w:r w:rsidR="00330B14">
              <w:rPr>
                <w:rFonts w:ascii="Trebuchet MS" w:hAnsi="Trebuchet MS" w:cs="Arial"/>
              </w:rPr>
              <w:t>Production de rapports</w:t>
            </w:r>
            <w:r>
              <w:rPr>
                <w:rFonts w:ascii="Trebuchet MS" w:hAnsi="Trebuchet MS" w:cs="Arial"/>
              </w:rPr>
              <w:t> ;</w:t>
            </w:r>
          </w:p>
          <w:p w14:paraId="1CF7C88B" w14:textId="609375A9" w:rsidR="00C42AA5" w:rsidRDefault="00C42AA5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affiche </w:t>
            </w:r>
            <w:r w:rsidR="00611D39">
              <w:rPr>
                <w:rFonts w:ascii="Trebuchet MS" w:hAnsi="Trebuchet MS" w:cs="Arial"/>
              </w:rPr>
              <w:t>un formulaire avec des champs d’entrés</w:t>
            </w:r>
            <w:r>
              <w:rPr>
                <w:rFonts w:ascii="Trebuchet MS" w:hAnsi="Trebuchet MS" w:cs="Arial"/>
              </w:rPr>
              <w:t> ;</w:t>
            </w:r>
          </w:p>
          <w:p w14:paraId="68D52CAC" w14:textId="4C22D621" w:rsidR="00C42AA5" w:rsidRDefault="00C42AA5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611D39">
              <w:rPr>
                <w:rFonts w:ascii="Trebuchet MS" w:hAnsi="Trebuchet MS" w:cs="Arial"/>
              </w:rPr>
              <w:t>remplit le formulaire et saisit les différents paramètres</w:t>
            </w:r>
            <w:r w:rsidR="000331AE">
              <w:rPr>
                <w:rFonts w:ascii="Trebuchet MS" w:hAnsi="Trebuchet MS" w:cs="Arial"/>
              </w:rPr>
              <w:t>(b1) </w:t>
            </w:r>
            <w:r>
              <w:rPr>
                <w:rFonts w:ascii="Trebuchet MS" w:hAnsi="Trebuchet MS" w:cs="Arial"/>
              </w:rPr>
              <w:t>;</w:t>
            </w:r>
          </w:p>
          <w:p w14:paraId="02A76057" w14:textId="57A26981" w:rsidR="00A50B93" w:rsidRDefault="00A50B93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clique sur le </w:t>
            </w:r>
            <w:r w:rsidR="009B4B08">
              <w:rPr>
                <w:rFonts w:ascii="Trebuchet MS" w:hAnsi="Trebuchet MS" w:cs="Arial"/>
              </w:rPr>
              <w:t>bouton</w:t>
            </w:r>
            <w:r>
              <w:rPr>
                <w:rFonts w:ascii="Trebuchet MS" w:hAnsi="Trebuchet MS" w:cs="Arial"/>
              </w:rPr>
              <w:t xml:space="preserve"> enregistrer le rapport;</w:t>
            </w:r>
          </w:p>
          <w:p w14:paraId="551FBAD1" w14:textId="62A545D8" w:rsidR="00C42AA5" w:rsidRDefault="00C42AA5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récupère les </w:t>
            </w:r>
            <w:r w:rsidR="00611D39">
              <w:rPr>
                <w:rFonts w:ascii="Trebuchet MS" w:hAnsi="Trebuchet MS" w:cs="Arial"/>
              </w:rPr>
              <w:t>données entrées par l’utilisateur</w:t>
            </w:r>
            <w:r>
              <w:rPr>
                <w:rFonts w:ascii="Trebuchet MS" w:hAnsi="Trebuchet MS" w:cs="Arial"/>
              </w:rPr>
              <w:t>.</w:t>
            </w:r>
          </w:p>
          <w:p w14:paraId="3D4ED930" w14:textId="2CF68BED" w:rsidR="00C42AA5" w:rsidRDefault="00C42AA5" w:rsidP="00A50B93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</w:t>
            </w:r>
            <w:r w:rsidR="00A50B93">
              <w:rPr>
                <w:rFonts w:ascii="Trebuchet MS" w:hAnsi="Trebuchet MS" w:cs="Arial"/>
              </w:rPr>
              <w:t>vérifie les paramètres entrés par l’utilisateur</w:t>
            </w:r>
            <w:r w:rsidR="00C437DC">
              <w:rPr>
                <w:rFonts w:ascii="Trebuchet MS" w:hAnsi="Trebuchet MS" w:cs="Arial"/>
              </w:rPr>
              <w:t>(a1)</w:t>
            </w:r>
            <w:r>
              <w:rPr>
                <w:rFonts w:ascii="Trebuchet MS" w:hAnsi="Trebuchet MS" w:cs="Arial"/>
              </w:rPr>
              <w:t>.</w:t>
            </w:r>
          </w:p>
          <w:p w14:paraId="0944D180" w14:textId="7E6275D6" w:rsidR="00684831" w:rsidRDefault="00451D3C" w:rsidP="00684831">
            <w:pPr>
              <w:pStyle w:val="Paragraphedeliste1"/>
              <w:numPr>
                <w:ilvl w:val="0"/>
                <w:numId w:val="27"/>
              </w:numPr>
              <w:tabs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</w:t>
            </w:r>
            <w:r w:rsidR="00684831">
              <w:rPr>
                <w:rFonts w:ascii="Trebuchet MS" w:hAnsi="Trebuchet MS" w:cs="Arial"/>
              </w:rPr>
              <w:t xml:space="preserve"> Système  sauvegarde le rapport dans la base de </w:t>
            </w:r>
            <w:r w:rsidR="00241FCD">
              <w:rPr>
                <w:rFonts w:ascii="Trebuchet MS" w:hAnsi="Trebuchet MS" w:cs="Arial"/>
              </w:rPr>
              <w:t>données, affiche un message de confirmation de réussite de l’opération</w:t>
            </w:r>
            <w:r w:rsidR="00684831">
              <w:rPr>
                <w:rFonts w:ascii="Trebuchet MS" w:hAnsi="Trebuchet MS" w:cs="Arial"/>
              </w:rPr>
              <w:t xml:space="preserve"> et </w:t>
            </w:r>
            <w:r w:rsidR="00D66DE6">
              <w:rPr>
                <w:rFonts w:ascii="Trebuchet MS" w:hAnsi="Trebuchet MS" w:cs="Arial"/>
              </w:rPr>
              <w:t>l’affiche</w:t>
            </w:r>
            <w:r w:rsidR="00684831">
              <w:rPr>
                <w:rFonts w:ascii="Trebuchet MS" w:hAnsi="Trebuchet MS" w:cs="Arial"/>
              </w:rPr>
              <w:t xml:space="preserve"> dans la liste des rapports produits et enregistré de l’utilisateur;</w:t>
            </w:r>
          </w:p>
          <w:p w14:paraId="78DE753E" w14:textId="77777777" w:rsidR="00684831" w:rsidRDefault="00684831" w:rsidP="00684831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</w:p>
          <w:p w14:paraId="2CA8A3C0" w14:textId="36FC9B77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5C9EBAA4" w14:textId="696E2156" w:rsidR="00C42AA5" w:rsidRDefault="00C42AA5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lastRenderedPageBreak/>
              <w:t xml:space="preserve">    a</w:t>
            </w:r>
            <w:r w:rsidR="00C437DC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>- l’utilisateur décide d</w:t>
            </w:r>
            <w:r w:rsidR="00D66DE6">
              <w:rPr>
                <w:rFonts w:ascii="Trebuchet MS" w:hAnsi="Trebuchet MS" w:cs="Arial"/>
              </w:rPr>
              <w:t>e quitter la page de production de rapport</w:t>
            </w:r>
            <w:r w:rsidR="00E047FE">
              <w:rPr>
                <w:rFonts w:ascii="Trebuchet MS" w:hAnsi="Trebuchet MS" w:cs="Arial"/>
              </w:rPr>
              <w:t>s</w:t>
            </w:r>
            <w:r>
              <w:rPr>
                <w:rFonts w:ascii="Trebuchet MS" w:hAnsi="Trebuchet MS" w:cs="Arial"/>
              </w:rPr>
              <w:t>.</w:t>
            </w:r>
          </w:p>
          <w:p w14:paraId="506B00C4" w14:textId="77777777" w:rsidR="00C42AA5" w:rsidRDefault="00C42AA5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34093B37" w14:textId="77777777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613188EA" w14:textId="17418AF8" w:rsidR="00C42AA5" w:rsidRDefault="00C42AA5" w:rsidP="002515EF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b</w:t>
            </w:r>
            <w:r w:rsidR="00451D3C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9B4B08">
              <w:rPr>
                <w:rFonts w:ascii="Trebuchet MS" w:hAnsi="Trebuchet MS" w:cs="Arial"/>
              </w:rPr>
              <w:t>L’utilisateur n’a pas respecté le format de saisie des données ;</w:t>
            </w:r>
          </w:p>
        </w:tc>
      </w:tr>
      <w:tr w:rsidR="00C42AA5" w14:paraId="4F1CE0D5" w14:textId="77777777" w:rsidTr="002515EF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76A206B1" w14:textId="11F6E0D1" w:rsidR="00C42AA5" w:rsidRDefault="00C42AA5" w:rsidP="002515EF">
            <w:pPr>
              <w:spacing w:line="240" w:lineRule="auto"/>
              <w:rPr>
                <w:ins w:id="159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40E7B361" w14:textId="77777777" w:rsidR="00C42AA5" w:rsidRDefault="00C42AA5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13D96C7A" w14:textId="7AAAE4A9" w:rsidR="00C42AA5" w:rsidRDefault="00C42AA5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3 sur décision de l’utilisateur et à l’étape </w:t>
            </w:r>
            <w:r w:rsidR="00105EE3">
              <w:rPr>
                <w:rFonts w:ascii="Trebuchet MS" w:hAnsi="Trebuchet MS" w:cs="Arial"/>
                <w:sz w:val="24"/>
                <w:szCs w:val="24"/>
              </w:rPr>
              <w:t>7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par le système.</w:t>
            </w:r>
          </w:p>
          <w:p w14:paraId="17234ECD" w14:textId="0446ECFA" w:rsidR="00C42AA5" w:rsidRPr="000C6C82" w:rsidRDefault="00FA65E7" w:rsidP="002515EF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C42AA5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C42AA5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4092D714" w14:textId="77777777" w:rsidR="00C42AA5" w:rsidRDefault="00C42AA5" w:rsidP="002515EF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5C51F47A" w14:textId="77777777" w:rsidR="00C42AA5" w:rsidRDefault="00C42AA5" w:rsidP="002515EF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C42AA5" w14:paraId="03988FA9" w14:textId="77777777" w:rsidTr="002515EF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21EA3687" w14:textId="77777777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313AA924" w14:textId="082A3D4A" w:rsidR="00C42AA5" w:rsidRDefault="00C42AA5" w:rsidP="002515EF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28433B">
              <w:rPr>
                <w:rFonts w:ascii="Trebuchet MS" w:hAnsi="Trebuchet MS" w:cs="Arial"/>
                <w:sz w:val="24"/>
                <w:szCs w:val="24"/>
              </w:rPr>
              <w:t>le format d’entré doit être précisé aux utilisateurs</w:t>
            </w:r>
            <w:r w:rsidR="00451D3C">
              <w:rPr>
                <w:rFonts w:ascii="Trebuchet MS" w:hAnsi="Trebuchet MS" w:cs="Arial"/>
                <w:sz w:val="24"/>
                <w:szCs w:val="24"/>
              </w:rPr>
              <w:t xml:space="preserve"> et les erreurs directement signalées aux utilisateurs lors de la saisie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3277AA96" w14:textId="07AE0D0F" w:rsidR="00C42AA5" w:rsidRDefault="00C42AA5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L’affichage des </w:t>
            </w:r>
            <w:r w:rsidR="00B3029D">
              <w:rPr>
                <w:rFonts w:ascii="Trebuchet MS" w:hAnsi="Trebuchet MS" w:cs="Arial"/>
                <w:sz w:val="24"/>
                <w:szCs w:val="24"/>
              </w:rPr>
              <w:t>messages de confirmations et d’erreurs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doit se faire en 5s tout au plus.</w:t>
            </w:r>
          </w:p>
          <w:p w14:paraId="33D81489" w14:textId="77777777" w:rsidR="00C42AA5" w:rsidRDefault="00C42AA5" w:rsidP="002515EF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</w:tbl>
    <w:p w14:paraId="4984C85C" w14:textId="77777777" w:rsidR="00E60631" w:rsidRDefault="00E60631" w:rsidP="00250E09">
      <w:pPr>
        <w:spacing w:line="259" w:lineRule="auto"/>
      </w:pPr>
    </w:p>
    <w:p w14:paraId="5E7236F2" w14:textId="77777777" w:rsidR="00E60631" w:rsidRDefault="00E60631" w:rsidP="00250E09">
      <w:pPr>
        <w:spacing w:line="259" w:lineRule="auto"/>
      </w:pPr>
    </w:p>
    <w:p w14:paraId="5EB2C318" w14:textId="1DDA7256" w:rsidR="00E60631" w:rsidRPr="00AC57D3" w:rsidRDefault="00707CF6" w:rsidP="00707CF6">
      <w:pPr>
        <w:pStyle w:val="Lgende"/>
      </w:pPr>
      <w:bookmarkStart w:id="160" w:name="_Toc95839373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8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</w:rPr>
        <w:t>Envoyer  un Rapport</w:t>
      </w:r>
      <w:r>
        <w:t> »</w:t>
      </w:r>
      <w:bookmarkEnd w:id="160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E60631" w14:paraId="35BAFDB2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0AF3601D" w14:textId="080C5055" w:rsidR="00E60631" w:rsidRDefault="00E60631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F91D48">
              <w:rPr>
                <w:rFonts w:ascii="Trebuchet MS" w:hAnsi="Trebuchet MS"/>
                <w:b/>
                <w:sz w:val="24"/>
                <w:szCs w:val="24"/>
              </w:rPr>
              <w:t>6</w:t>
            </w:r>
          </w:p>
        </w:tc>
      </w:tr>
      <w:tr w:rsidR="00E60631" w14:paraId="4686DA56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1A3623D" w14:textId="77777777" w:rsidR="00E60631" w:rsidRDefault="00E60631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53FCB06D" w14:textId="6B4F0127" w:rsidR="00E60631" w:rsidRDefault="00E60631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5B141A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Envoyer un rapport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(package «</w:t>
            </w:r>
            <w:r>
              <w:rPr>
                <w:rFonts w:ascii="Trebuchet MS" w:hAnsi="Trebuchet MS"/>
                <w:sz w:val="24"/>
                <w:szCs w:val="24"/>
              </w:rPr>
              <w:t>Production de Rapports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20091F84" w14:textId="77777777" w:rsidR="00E60631" w:rsidRDefault="00E6063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:Personnel, Technicien</w:t>
            </w:r>
          </w:p>
          <w:p w14:paraId="190ABD3C" w14:textId="1FEBA4B6" w:rsidR="00E60631" w:rsidRDefault="00E6063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L’envoi d’un rapport consiste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transférer un rapport que l’utilisateur a </w:t>
            </w:r>
            <w:r w:rsidR="00FD2CE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déjà 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produit et enregistrer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 autre utilisateur qui sera donc en mesure d’effectuer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les mêmes opérations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que son expéditeur sur le rapport qu’on lui a envoyé . </w:t>
            </w:r>
          </w:p>
          <w:p w14:paraId="4C0A55B4" w14:textId="77777777" w:rsidR="00E60631" w:rsidRDefault="00E6063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FAYA et BAGNA</w:t>
            </w:r>
          </w:p>
          <w:p w14:paraId="4386A8FE" w14:textId="77777777" w:rsidR="00E60631" w:rsidRDefault="00E6063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200DE082" w14:textId="26EB0E27" w:rsidR="00E60631" w:rsidRDefault="00E6063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Il faut que le rapport soit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rédigé</w:t>
            </w:r>
            <w:r w:rsidR="006542C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et enregistré par l’utilisateur</w:t>
            </w:r>
            <w:r w:rsidR="00FD2CE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souhaitant l’envoyer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4F6A9299" w14:textId="636F3677" w:rsidR="00E60631" w:rsidRDefault="00E60631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</w:t>
            </w:r>
            <w:r w:rsidR="00746DB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affiche la liste des rapports </w:t>
            </w:r>
            <w:r w:rsidR="001F577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produits, enregistrés et reçus</w:t>
            </w:r>
            <w:r w:rsidR="00746DB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592AA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puis</w:t>
            </w:r>
            <w:r w:rsidR="00746DB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746DBF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clique sur le bouton envoyer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</w:tc>
      </w:tr>
      <w:tr w:rsidR="00E60631" w14:paraId="5C9AEFA8" w14:textId="77777777" w:rsidTr="00FA65E7">
        <w:tc>
          <w:tcPr>
            <w:tcW w:w="9351" w:type="dxa"/>
          </w:tcPr>
          <w:p w14:paraId="3E72FE84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E60631" w14:paraId="6948D130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3EE8FAD7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0AEBD8C9" w14:textId="3995C121" w:rsidR="00E60631" w:rsidRDefault="00E60631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3C36AF">
              <w:rPr>
                <w:rFonts w:ascii="Trebuchet MS" w:hAnsi="Trebuchet MS" w:cs="Arial"/>
              </w:rPr>
              <w:t xml:space="preserve">demande </w:t>
            </w:r>
            <w:r w:rsidR="00FA65E7">
              <w:rPr>
                <w:rFonts w:ascii="Trebuchet MS" w:hAnsi="Trebuchet MS" w:cs="Arial"/>
              </w:rPr>
              <w:t>à</w:t>
            </w:r>
            <w:r w:rsidR="003C36AF">
              <w:rPr>
                <w:rFonts w:ascii="Trebuchet MS" w:hAnsi="Trebuchet MS" w:cs="Arial"/>
              </w:rPr>
              <w:t xml:space="preserve"> afficher la liste des rapports produits et enregistrés;</w:t>
            </w:r>
          </w:p>
          <w:p w14:paraId="29F087D3" w14:textId="1876D78B" w:rsidR="003C36AF" w:rsidRDefault="003C36AF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la liste des rapports produits et enregistrés ;</w:t>
            </w:r>
          </w:p>
          <w:p w14:paraId="14E83FDC" w14:textId="0926A447" w:rsidR="00E60631" w:rsidRDefault="00E60631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</w:t>
            </w:r>
            <w:r w:rsidR="003C36AF">
              <w:rPr>
                <w:rFonts w:ascii="Trebuchet MS" w:hAnsi="Trebuchet MS" w:cs="Arial"/>
              </w:rPr>
              <w:t xml:space="preserve">’utilisateur clique sur le bouton </w:t>
            </w:r>
            <w:r w:rsidR="004D1DED">
              <w:rPr>
                <w:rFonts w:ascii="Trebuchet MS" w:hAnsi="Trebuchet MS" w:cs="Arial"/>
              </w:rPr>
              <w:t>&lt;&lt;</w:t>
            </w:r>
            <w:r w:rsidR="003C36AF">
              <w:rPr>
                <w:rFonts w:ascii="Trebuchet MS" w:hAnsi="Trebuchet MS" w:cs="Arial"/>
              </w:rPr>
              <w:t>envoyer</w:t>
            </w:r>
            <w:r w:rsidR="004D1DED">
              <w:rPr>
                <w:rFonts w:ascii="Trebuchet MS" w:hAnsi="Trebuchet MS" w:cs="Arial"/>
              </w:rPr>
              <w:t>&gt;&gt;</w:t>
            </w:r>
            <w:r w:rsidR="003C36AF">
              <w:rPr>
                <w:rFonts w:ascii="Trebuchet MS" w:hAnsi="Trebuchet MS" w:cs="Arial"/>
              </w:rPr>
              <w:t xml:space="preserve"> d’un rapport de la liste ;</w:t>
            </w:r>
          </w:p>
          <w:p w14:paraId="2CE68E2D" w14:textId="0A18027E" w:rsidR="00E60631" w:rsidRDefault="003C36AF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la liste des personnels, La liste des Techniciens, et des Administrateurs</w:t>
            </w:r>
            <w:r w:rsidR="00E60631">
              <w:rPr>
                <w:rFonts w:ascii="Trebuchet MS" w:hAnsi="Trebuchet MS" w:cs="Arial"/>
              </w:rPr>
              <w:t>;</w:t>
            </w:r>
          </w:p>
          <w:p w14:paraId="23E9111E" w14:textId="3CC44F3F" w:rsidR="00E60631" w:rsidRDefault="00500655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clique sur un autre utilisateur  parmi  les utilisateurs de la liste des membres du service  que le système lui affiche</w:t>
            </w:r>
            <w:r w:rsidR="00E60631">
              <w:rPr>
                <w:rFonts w:ascii="Trebuchet MS" w:hAnsi="Trebuchet MS" w:cs="Arial"/>
              </w:rPr>
              <w:t> ;</w:t>
            </w:r>
          </w:p>
          <w:p w14:paraId="5220EDC4" w14:textId="71D1EF87" w:rsidR="009C34EF" w:rsidRDefault="009C34EF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lastRenderedPageBreak/>
              <w:t>Le système affiche un message de confirmation d envoie du rapport ;</w:t>
            </w:r>
          </w:p>
          <w:p w14:paraId="1DDF01BC" w14:textId="3DFE7B52" w:rsidR="009C34EF" w:rsidRDefault="009C34EF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confirme l’envoie en cliquant sur &lt;&lt;envoyer le message&gt;&gt; ;</w:t>
            </w:r>
          </w:p>
          <w:p w14:paraId="3F426B4A" w14:textId="528CE426" w:rsidR="00E60631" w:rsidRDefault="00E60631" w:rsidP="003C36AF">
            <w:pPr>
              <w:pStyle w:val="Paragraphedeliste1"/>
              <w:numPr>
                <w:ilvl w:val="0"/>
                <w:numId w:val="28"/>
              </w:numPr>
              <w:tabs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>Le système</w:t>
            </w:r>
            <w:r>
              <w:rPr>
                <w:rFonts w:ascii="Trebuchet MS" w:hAnsi="Trebuchet MS" w:cs="Arial"/>
              </w:rPr>
              <w:t xml:space="preserve"> récupère </w:t>
            </w:r>
            <w:r w:rsidR="000D1030">
              <w:rPr>
                <w:rFonts w:ascii="Trebuchet MS" w:hAnsi="Trebuchet MS" w:cs="Arial"/>
              </w:rPr>
              <w:t>le rapport et l’ envoie à l’utilisateur sélectionné</w:t>
            </w:r>
            <w:r>
              <w:rPr>
                <w:rFonts w:ascii="Trebuchet MS" w:hAnsi="Trebuchet MS" w:cs="Arial"/>
              </w:rPr>
              <w:t>.</w:t>
            </w:r>
          </w:p>
          <w:p w14:paraId="721AC2FB" w14:textId="04A8D82B" w:rsidR="00E60631" w:rsidRDefault="00E60631" w:rsidP="000D1030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177"/>
              <w:jc w:val="both"/>
              <w:rPr>
                <w:rFonts w:ascii="Trebuchet MS" w:hAnsi="Trebuchet MS" w:cs="Arial"/>
              </w:rPr>
            </w:pPr>
          </w:p>
          <w:p w14:paraId="33C98FBF" w14:textId="77777777" w:rsidR="00E60631" w:rsidRDefault="00E6063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</w:p>
          <w:p w14:paraId="569C4F01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458FB12E" w14:textId="084DAE32" w:rsidR="00E60631" w:rsidRDefault="00E6063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3.a- l’utilisateur décide </w:t>
            </w:r>
            <w:r w:rsidR="002E21DE">
              <w:rPr>
                <w:rFonts w:ascii="Trebuchet MS" w:hAnsi="Trebuchet MS" w:cs="Arial"/>
              </w:rPr>
              <w:t>d’annuler l’envoie du rapport</w:t>
            </w:r>
            <w:r>
              <w:rPr>
                <w:rFonts w:ascii="Trebuchet MS" w:hAnsi="Trebuchet MS" w:cs="Arial"/>
              </w:rPr>
              <w:t>.</w:t>
            </w:r>
          </w:p>
          <w:p w14:paraId="348D070E" w14:textId="77777777" w:rsidR="00E60631" w:rsidRDefault="00E6063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215479A8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40CBE624" w14:textId="552BC327" w:rsidR="00E60631" w:rsidRDefault="00E6063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3.b- </w:t>
            </w:r>
            <w:r w:rsidR="00185AA7">
              <w:rPr>
                <w:rFonts w:ascii="Trebuchet MS" w:hAnsi="Trebuchet MS" w:cs="Arial"/>
              </w:rPr>
              <w:t>Aucun</w:t>
            </w:r>
            <w:r>
              <w:rPr>
                <w:rFonts w:ascii="Trebuchet MS" w:hAnsi="Trebuchet MS" w:cs="Arial"/>
              </w:rPr>
              <w:t>;</w:t>
            </w:r>
          </w:p>
        </w:tc>
      </w:tr>
      <w:tr w:rsidR="00E60631" w14:paraId="4325E22C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298DFDAC" w14:textId="3B6198CE" w:rsidR="00E60631" w:rsidRDefault="00E60631" w:rsidP="00FA65E7">
            <w:pPr>
              <w:spacing w:line="240" w:lineRule="auto"/>
              <w:rPr>
                <w:ins w:id="161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47498427" w14:textId="77777777" w:rsidR="00E60631" w:rsidRDefault="00E60631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6A5FAFBF" w14:textId="0158889C" w:rsidR="00E60631" w:rsidRDefault="00E60631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</w:t>
            </w:r>
            <w:r w:rsidR="00DC5C39">
              <w:rPr>
                <w:rFonts w:ascii="Trebuchet MS" w:hAnsi="Trebuchet MS" w:cs="Arial"/>
                <w:sz w:val="24"/>
                <w:szCs w:val="24"/>
              </w:rPr>
              <w:t>5</w:t>
            </w:r>
            <w:r w:rsidR="00FA00CD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>
              <w:rPr>
                <w:rFonts w:ascii="Trebuchet MS" w:hAnsi="Trebuchet MS" w:cs="Arial"/>
                <w:sz w:val="24"/>
                <w:szCs w:val="24"/>
              </w:rPr>
              <w:t>sur décision de l’utilisateur et à l’étape 8 par le système.</w:t>
            </w:r>
          </w:p>
          <w:p w14:paraId="73E61B95" w14:textId="0DD77B83" w:rsidR="00E60631" w:rsidRPr="000C6C82" w:rsidRDefault="00FA65E7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E60631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E60631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5DBD243B" w14:textId="2D908B1E" w:rsidR="00E60631" w:rsidRDefault="008B5181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  <w:r>
              <w:rPr>
                <w:rFonts w:ascii="Trebuchet MS" w:hAnsi="Trebuchet MS" w:cs="Arial"/>
                <w:b/>
                <w:sz w:val="16"/>
                <w:szCs w:val="16"/>
              </w:rPr>
              <w:br/>
            </w:r>
          </w:p>
          <w:p w14:paraId="3C23C413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E60631" w14:paraId="2FAC299D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F628096" w14:textId="77777777" w:rsidR="00E60631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15B01415" w14:textId="77777777" w:rsidR="0075484A" w:rsidRDefault="00E60631" w:rsidP="00FA65E7">
            <w:p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606D38">
              <w:rPr>
                <w:rFonts w:ascii="Trebuchet MS" w:hAnsi="Trebuchet MS" w:cs="Arial"/>
                <w:sz w:val="24"/>
                <w:szCs w:val="24"/>
              </w:rPr>
              <w:t>En cas d’absence de rapport le système doit détailler la procédure d’</w:t>
            </w:r>
            <w:r w:rsidR="00A17C77">
              <w:rPr>
                <w:rFonts w:ascii="Trebuchet MS" w:hAnsi="Trebuchet MS" w:cs="Arial"/>
                <w:sz w:val="24"/>
                <w:szCs w:val="24"/>
              </w:rPr>
              <w:t>envoi</w:t>
            </w:r>
            <w:r w:rsidR="00606D38">
              <w:rPr>
                <w:rFonts w:ascii="Trebuchet MS" w:hAnsi="Trebuchet MS" w:cs="Arial"/>
                <w:sz w:val="24"/>
                <w:szCs w:val="24"/>
              </w:rPr>
              <w:t xml:space="preserve"> de rapport</w:t>
            </w:r>
            <w:r w:rsidR="0075484A">
              <w:rPr>
                <w:rFonts w:ascii="Trebuchet MS" w:hAnsi="Trebuchet MS" w:cs="Arial"/>
                <w:sz w:val="24"/>
                <w:szCs w:val="24"/>
              </w:rPr>
              <w:t>,</w:t>
            </w:r>
          </w:p>
          <w:p w14:paraId="20EBC2BA" w14:textId="4DC9122E" w:rsidR="00E60631" w:rsidRDefault="0075484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sz w:val="24"/>
                <w:szCs w:val="24"/>
              </w:rPr>
              <w:t>L’affichage de la liste des membres du service doit être triée par type d’</w:t>
            </w:r>
            <w:r w:rsidR="00FA65E7">
              <w:rPr>
                <w:rFonts w:ascii="Trebuchet MS" w:hAnsi="Trebuchet MS" w:cs="Arial"/>
                <w:sz w:val="24"/>
                <w:szCs w:val="24"/>
              </w:rPr>
              <w:t>utilisateur</w:t>
            </w:r>
            <w:r w:rsidR="00606D38"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0F9A10F2" w14:textId="08DC1D0E" w:rsidR="00E60631" w:rsidRDefault="00E60631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L’affichage des messages de confirmations et d’</w:t>
            </w:r>
            <w:r w:rsidR="00A17C77">
              <w:rPr>
                <w:rFonts w:ascii="Trebuchet MS" w:hAnsi="Trebuchet MS" w:cs="Arial"/>
                <w:sz w:val="24"/>
                <w:szCs w:val="24"/>
              </w:rPr>
              <w:t>erreurs, ainsi</w:t>
            </w:r>
            <w:r w:rsidR="00606D38">
              <w:rPr>
                <w:rFonts w:ascii="Trebuchet MS" w:hAnsi="Trebuchet MS" w:cs="Arial"/>
                <w:sz w:val="24"/>
                <w:szCs w:val="24"/>
              </w:rPr>
              <w:t xml:space="preserve"> que l’envoie du rapport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doi</w:t>
            </w:r>
            <w:r w:rsidR="00DF0D70">
              <w:rPr>
                <w:rFonts w:ascii="Trebuchet MS" w:hAnsi="Trebuchet MS" w:cs="Arial"/>
                <w:sz w:val="24"/>
                <w:szCs w:val="24"/>
              </w:rPr>
              <w:t>ven</w:t>
            </w:r>
            <w:r>
              <w:rPr>
                <w:rFonts w:ascii="Trebuchet MS" w:hAnsi="Trebuchet MS" w:cs="Arial"/>
                <w:sz w:val="24"/>
                <w:szCs w:val="24"/>
              </w:rPr>
              <w:t>t se faire en 5s tout au plus.</w:t>
            </w:r>
          </w:p>
          <w:p w14:paraId="2488D04F" w14:textId="77777777" w:rsidR="00E60631" w:rsidRDefault="00E60631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</w:tbl>
    <w:p w14:paraId="74D23CBD" w14:textId="0FF66D5A" w:rsidR="00435B96" w:rsidRDefault="00E60631" w:rsidP="00435B96">
      <w:pPr>
        <w:spacing w:line="259" w:lineRule="auto"/>
      </w:pPr>
      <w:r>
        <w:br w:type="page"/>
      </w:r>
    </w:p>
    <w:p w14:paraId="407127EE" w14:textId="77777777" w:rsidR="00435B96" w:rsidRDefault="00435B96" w:rsidP="00435B96">
      <w:pPr>
        <w:spacing w:line="259" w:lineRule="auto"/>
      </w:pPr>
    </w:p>
    <w:p w14:paraId="5015A64F" w14:textId="4FA9F732" w:rsidR="00435B96" w:rsidRPr="00AC57D3" w:rsidRDefault="00707CF6" w:rsidP="00707CF6">
      <w:pPr>
        <w:pStyle w:val="Lgende"/>
      </w:pPr>
      <w:bookmarkStart w:id="162" w:name="_Toc95839374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9</w:t>
      </w:r>
      <w:r w:rsidR="00F7158C">
        <w:rPr>
          <w:noProof/>
        </w:rPr>
        <w:fldChar w:fldCharType="end"/>
      </w:r>
      <w:r>
        <w:t> </w:t>
      </w:r>
      <w:r w:rsidRPr="00873E50">
        <w:t>:</w:t>
      </w:r>
      <w:r w:rsidRPr="00AC57D3">
        <w:t xml:space="preserve"> </w:t>
      </w:r>
      <w:r>
        <w:t xml:space="preserve">Description </w:t>
      </w:r>
      <w:r w:rsidRPr="008E6D61">
        <w:t>textuelle du cas d'utilisation</w:t>
      </w:r>
      <w:r>
        <w:t xml:space="preserve"> « Regrouper les </w:t>
      </w:r>
      <w:r>
        <w:rPr>
          <w:szCs w:val="24"/>
        </w:rPr>
        <w:t>Interventions par zone</w:t>
      </w:r>
      <w:r>
        <w:t> »</w:t>
      </w:r>
      <w:bookmarkEnd w:id="162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435B96" w14:paraId="53B86673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6999FE29" w14:textId="5134A5EE" w:rsidR="00435B96" w:rsidRDefault="00435B96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F91D48">
              <w:rPr>
                <w:rFonts w:ascii="Trebuchet MS" w:hAnsi="Trebuchet MS"/>
                <w:b/>
                <w:sz w:val="24"/>
                <w:szCs w:val="24"/>
              </w:rPr>
              <w:t>7</w:t>
            </w:r>
          </w:p>
        </w:tc>
      </w:tr>
      <w:tr w:rsidR="00435B96" w14:paraId="5D5EB226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43F37C5" w14:textId="77777777" w:rsidR="00435B96" w:rsidRDefault="00435B96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684B7348" w14:textId="298EEBCE" w:rsidR="00435B96" w:rsidRDefault="00435B96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A92F00">
              <w:t> </w:t>
            </w:r>
            <w:r w:rsidR="00A92F00" w:rsidRPr="00A92F00">
              <w:rPr>
                <w:rFonts w:ascii="Trebuchet MS" w:hAnsi="Trebuchet MS"/>
                <w:sz w:val="24"/>
                <w:szCs w:val="24"/>
              </w:rPr>
              <w:t>Regrouper les Interventions par zone</w:t>
            </w:r>
            <w:r w:rsidR="00A92F00">
              <w:t> 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(package «</w:t>
            </w:r>
            <w:r>
              <w:rPr>
                <w:rFonts w:ascii="Trebuchet MS" w:hAnsi="Trebuchet MS"/>
                <w:sz w:val="24"/>
                <w:szCs w:val="24"/>
              </w:rPr>
              <w:t>Interventions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31926E85" w14:textId="7E04B32D" w:rsidR="00435B96" w:rsidRDefault="00435B96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A92F0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Administrateur</w:t>
            </w:r>
          </w:p>
          <w:p w14:paraId="42C9E308" w14:textId="4206446D" w:rsidR="00346A89" w:rsidRDefault="00435B96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 w:rsidR="00346A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:cela consiste à regrouper les Interventions dont les adresses de Localisation sont proches et à leur attribuer un Nom de zone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  <w:r w:rsidR="00346A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Cela permet à l’administrateur de mieux planifier les Interventions et de mieux gérer </w:t>
            </w:r>
            <w:r w:rsidR="008637A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ses équipes</w:t>
            </w:r>
            <w:r w:rsidR="00346A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A26D5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et </w:t>
            </w:r>
            <w:r w:rsidR="00346A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de les centrer sur une zone d’intervention fixe</w:t>
            </w:r>
          </w:p>
          <w:p w14:paraId="68F742F3" w14:textId="56C99F00" w:rsidR="00435B96" w:rsidRDefault="00435B96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 :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FAYA et BAGNA</w:t>
            </w:r>
          </w:p>
          <w:p w14:paraId="70D0441C" w14:textId="77777777" w:rsidR="00435B96" w:rsidRDefault="00435B96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00D1CC3A" w14:textId="057BDFB2" w:rsidR="00435B96" w:rsidRDefault="00435B96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346A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Le regroupement des Interventions par zone se fait après avoir localiser ses Interventions sur la </w:t>
            </w:r>
            <w:r w:rsidR="008637A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carte, l’utilisateur doit donc avoir créé des interventions avant de pouvoir les regrouper par zone </w:t>
            </w:r>
          </w:p>
          <w:p w14:paraId="0B948FD6" w14:textId="7C4157D3" w:rsidR="00435B96" w:rsidRDefault="00435B96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EF019C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l’utilisateur a créé une Intervention</w:t>
            </w:r>
          </w:p>
        </w:tc>
      </w:tr>
      <w:tr w:rsidR="00435B96" w14:paraId="3A6E43E3" w14:textId="77777777" w:rsidTr="00FA65E7">
        <w:tc>
          <w:tcPr>
            <w:tcW w:w="9351" w:type="dxa"/>
          </w:tcPr>
          <w:p w14:paraId="14E543FF" w14:textId="77777777" w:rsidR="00435B96" w:rsidRDefault="00435B96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435B96" w14:paraId="5D47FD7C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332F226C" w14:textId="77777777" w:rsidR="00435B96" w:rsidRDefault="00435B96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32486399" w14:textId="16E9C50A" w:rsidR="00435B96" w:rsidRDefault="00435B96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8637A7">
              <w:rPr>
                <w:rFonts w:ascii="Trebuchet MS" w:hAnsi="Trebuchet MS" w:cs="Arial"/>
              </w:rPr>
              <w:t xml:space="preserve">demande </w:t>
            </w:r>
            <w:r w:rsidR="00C1004C">
              <w:rPr>
                <w:rFonts w:ascii="Trebuchet MS" w:hAnsi="Trebuchet MS" w:cs="Arial"/>
              </w:rPr>
              <w:t>à</w:t>
            </w:r>
            <w:r w:rsidR="008637A7">
              <w:rPr>
                <w:rFonts w:ascii="Trebuchet MS" w:hAnsi="Trebuchet MS" w:cs="Arial"/>
              </w:rPr>
              <w:t xml:space="preserve"> regrouper les Interventions par zone</w:t>
            </w:r>
            <w:r>
              <w:rPr>
                <w:rFonts w:ascii="Trebuchet MS" w:hAnsi="Trebuchet MS" w:cs="Arial"/>
              </w:rPr>
              <w:t> ;</w:t>
            </w:r>
          </w:p>
          <w:p w14:paraId="40CA58E1" w14:textId="2D87EEF4" w:rsidR="00C1004C" w:rsidRDefault="00C1004C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ouvre le système de Localisation ;</w:t>
            </w:r>
          </w:p>
          <w:p w14:paraId="52E6C62E" w14:textId="0A847933" w:rsidR="00273B45" w:rsidRDefault="00273B45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demande à l’utilisateur d’entrer la distance de regroupement des Interventions</w:t>
            </w:r>
            <w:r w:rsidR="00887CAA">
              <w:rPr>
                <w:rFonts w:ascii="Trebuchet MS" w:hAnsi="Trebuchet MS" w:cs="Arial"/>
              </w:rPr>
              <w:t>(a1)</w:t>
            </w:r>
            <w:r>
              <w:rPr>
                <w:rFonts w:ascii="Trebuchet MS" w:hAnsi="Trebuchet MS" w:cs="Arial"/>
              </w:rPr>
              <w:t>;</w:t>
            </w:r>
          </w:p>
          <w:p w14:paraId="28163DB6" w14:textId="77777777" w:rsidR="001B70FB" w:rsidRDefault="00435B96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</w:t>
            </w:r>
            <w:r w:rsidR="00805079">
              <w:rPr>
                <w:rFonts w:ascii="Trebuchet MS" w:hAnsi="Trebuchet MS" w:cs="Arial"/>
              </w:rPr>
              <w:t>récupère la localisation de toutes les Interventions</w:t>
            </w:r>
            <w:r w:rsidR="00273B45">
              <w:rPr>
                <w:rFonts w:ascii="Trebuchet MS" w:hAnsi="Trebuchet MS" w:cs="Arial"/>
              </w:rPr>
              <w:t xml:space="preserve"> Crées par l’utilisateur</w:t>
            </w:r>
            <w:r w:rsidR="001B70FB">
              <w:rPr>
                <w:rFonts w:ascii="Trebuchet MS" w:hAnsi="Trebuchet MS" w:cs="Arial"/>
              </w:rPr>
              <w:t> ;</w:t>
            </w:r>
          </w:p>
          <w:p w14:paraId="1E21C0AC" w14:textId="405081BC" w:rsidR="00435B96" w:rsidRDefault="001B70FB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</w:t>
            </w:r>
            <w:r w:rsidR="006E59FE">
              <w:rPr>
                <w:rFonts w:ascii="Trebuchet MS" w:hAnsi="Trebuchet MS" w:cs="Arial"/>
              </w:rPr>
              <w:t xml:space="preserve">tème cherche </w:t>
            </w:r>
            <w:r w:rsidR="00FA65E7">
              <w:rPr>
                <w:rFonts w:ascii="Trebuchet MS" w:hAnsi="Trebuchet MS" w:cs="Arial"/>
              </w:rPr>
              <w:t>à</w:t>
            </w:r>
            <w:r w:rsidR="00805079">
              <w:rPr>
                <w:rFonts w:ascii="Trebuchet MS" w:hAnsi="Trebuchet MS" w:cs="Arial"/>
              </w:rPr>
              <w:t xml:space="preserve"> crée une zone pour au moins deux Interventions d’une distance inferieur ou égale </w:t>
            </w:r>
            <w:r w:rsidR="00273B45">
              <w:rPr>
                <w:rFonts w:ascii="Trebuchet MS" w:hAnsi="Trebuchet MS" w:cs="Arial"/>
              </w:rPr>
              <w:t>à</w:t>
            </w:r>
            <w:r w:rsidR="00805079">
              <w:rPr>
                <w:rFonts w:ascii="Trebuchet MS" w:hAnsi="Trebuchet MS" w:cs="Arial"/>
              </w:rPr>
              <w:t xml:space="preserve">  </w:t>
            </w:r>
            <w:r w:rsidR="00273B45">
              <w:rPr>
                <w:rFonts w:ascii="Trebuchet MS" w:hAnsi="Trebuchet MS" w:cs="Arial"/>
              </w:rPr>
              <w:t>celle entrée par l’Utilisateur</w:t>
            </w:r>
            <w:r w:rsidR="00990E85">
              <w:rPr>
                <w:rFonts w:ascii="Trebuchet MS" w:hAnsi="Trebuchet MS" w:cs="Arial"/>
              </w:rPr>
              <w:t>(b1)</w:t>
            </w:r>
            <w:r w:rsidR="00435B96">
              <w:rPr>
                <w:rFonts w:ascii="Trebuchet MS" w:hAnsi="Trebuchet MS" w:cs="Arial"/>
              </w:rPr>
              <w:t>;</w:t>
            </w:r>
          </w:p>
          <w:p w14:paraId="0FE94308" w14:textId="3076D55C" w:rsidR="00435B96" w:rsidRDefault="00C1004C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donne un nom à chaque zone retrouvée ;</w:t>
            </w:r>
          </w:p>
          <w:p w14:paraId="1DDB3532" w14:textId="77777777" w:rsidR="00C1004C" w:rsidRDefault="00C1004C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les Affiche à l’utilisateur ;</w:t>
            </w:r>
          </w:p>
          <w:p w14:paraId="46ADA4D5" w14:textId="5427F457" w:rsidR="00C1004C" w:rsidRPr="00C1004C" w:rsidRDefault="00C1004C" w:rsidP="00A75623">
            <w:pPr>
              <w:pStyle w:val="Paragraphedeliste1"/>
              <w:numPr>
                <w:ilvl w:val="0"/>
                <w:numId w:val="33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peut modifier le nom de chaque zone comme il l’entend ;</w:t>
            </w:r>
          </w:p>
          <w:p w14:paraId="2A9C1B0E" w14:textId="77777777" w:rsidR="00C1004C" w:rsidRDefault="00C1004C" w:rsidP="00C1004C">
            <w:pPr>
              <w:pStyle w:val="Paragraphedeliste1"/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  <w:b/>
              </w:rPr>
            </w:pPr>
          </w:p>
          <w:p w14:paraId="5FD47D2F" w14:textId="0E994FEE" w:rsidR="00435B96" w:rsidRPr="00C1004C" w:rsidRDefault="00435B96" w:rsidP="00C1004C">
            <w:pPr>
              <w:pStyle w:val="Paragraphedeliste1"/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 w:rsidRPr="00C1004C">
              <w:rPr>
                <w:rFonts w:ascii="Trebuchet MS" w:hAnsi="Trebuchet MS" w:cs="Arial"/>
                <w:b/>
              </w:rPr>
              <w:t>Scenario alternatif</w:t>
            </w:r>
          </w:p>
          <w:p w14:paraId="75D35DB8" w14:textId="3C157489" w:rsidR="00435B96" w:rsidRDefault="00435B96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</w:t>
            </w:r>
            <w:r w:rsidR="00887CAA">
              <w:rPr>
                <w:rFonts w:ascii="Trebuchet MS" w:hAnsi="Trebuchet MS" w:cs="Arial"/>
              </w:rPr>
              <w:t>a.1</w:t>
            </w:r>
            <w:r>
              <w:rPr>
                <w:rFonts w:ascii="Trebuchet MS" w:hAnsi="Trebuchet MS" w:cs="Arial"/>
              </w:rPr>
              <w:t xml:space="preserve">- l’utilisateur décide </w:t>
            </w:r>
            <w:r w:rsidR="006509A7">
              <w:rPr>
                <w:rFonts w:ascii="Trebuchet MS" w:hAnsi="Trebuchet MS" w:cs="Arial"/>
              </w:rPr>
              <w:t>de quitter la page de regroupement des Interventions</w:t>
            </w:r>
            <w:r>
              <w:rPr>
                <w:rFonts w:ascii="Trebuchet MS" w:hAnsi="Trebuchet MS" w:cs="Arial"/>
              </w:rPr>
              <w:t>.</w:t>
            </w:r>
          </w:p>
          <w:p w14:paraId="48BF6064" w14:textId="77777777" w:rsidR="00435B96" w:rsidRDefault="00435B96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70E1C29A" w14:textId="77777777" w:rsidR="00435B96" w:rsidRDefault="00435B96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1FF38BD4" w14:textId="11093F2E" w:rsidR="00435B96" w:rsidRDefault="00435B96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b</w:t>
            </w:r>
            <w:r w:rsidR="00176B7F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C1004C">
              <w:rPr>
                <w:rFonts w:ascii="Trebuchet MS" w:hAnsi="Trebuchet MS" w:cs="Arial"/>
              </w:rPr>
              <w:t>Le système ne trouve pas d’interventions</w:t>
            </w:r>
            <w:r w:rsidR="00444DAE">
              <w:rPr>
                <w:rFonts w:ascii="Trebuchet MS" w:hAnsi="Trebuchet MS" w:cs="Arial"/>
              </w:rPr>
              <w:t xml:space="preserve"> qui sont distantes de la distance précisée par l’utilisateur</w:t>
            </w:r>
            <w:r>
              <w:rPr>
                <w:rFonts w:ascii="Trebuchet MS" w:hAnsi="Trebuchet MS" w:cs="Arial"/>
              </w:rPr>
              <w:t>.</w:t>
            </w:r>
          </w:p>
        </w:tc>
      </w:tr>
      <w:tr w:rsidR="00435B96" w14:paraId="181D6698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2DD4641A" w14:textId="50DF2F96" w:rsidR="00435B96" w:rsidRDefault="00435B96" w:rsidP="00FA65E7">
            <w:pPr>
              <w:spacing w:line="240" w:lineRule="auto"/>
              <w:rPr>
                <w:ins w:id="163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4810FC0E" w14:textId="77777777" w:rsidR="00435B96" w:rsidRDefault="00435B96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4EA29148" w14:textId="13C5BC05" w:rsidR="00435B96" w:rsidRDefault="00435B96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3 sur décision de l’utilisateur et à l’étape </w:t>
            </w:r>
            <w:r w:rsidR="00B35F84">
              <w:rPr>
                <w:rFonts w:ascii="Trebuchet MS" w:hAnsi="Trebuchet MS" w:cs="Arial"/>
                <w:sz w:val="24"/>
                <w:szCs w:val="24"/>
              </w:rPr>
              <w:t>8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par le système.</w:t>
            </w:r>
          </w:p>
          <w:p w14:paraId="4DAC5C16" w14:textId="0C58ADEA" w:rsidR="00435B96" w:rsidRPr="000C6C82" w:rsidRDefault="00FA65E7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435B96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435B96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6855852B" w14:textId="77777777" w:rsidR="00435B96" w:rsidRDefault="00435B96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33E29FE8" w14:textId="77777777" w:rsidR="00435B96" w:rsidRDefault="00435B96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435B96" w14:paraId="4B1F96BF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3AF58A7E" w14:textId="77777777" w:rsidR="00435B96" w:rsidRDefault="00435B96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COMPLÉMENT</w:t>
            </w:r>
          </w:p>
          <w:p w14:paraId="78CEE33B" w14:textId="583BBD9C" w:rsidR="00435B96" w:rsidRDefault="00435B96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2775D3">
              <w:rPr>
                <w:rFonts w:ascii="Trebuchet MS" w:hAnsi="Trebuchet MS" w:cs="Arial"/>
                <w:sz w:val="24"/>
                <w:szCs w:val="24"/>
              </w:rPr>
              <w:t xml:space="preserve">La distance maximum et minimum </w:t>
            </w:r>
            <w:r w:rsidR="00DC2462">
              <w:rPr>
                <w:rFonts w:ascii="Trebuchet MS" w:hAnsi="Trebuchet MS" w:cs="Arial"/>
                <w:sz w:val="24"/>
                <w:szCs w:val="24"/>
              </w:rPr>
              <w:t>doive</w:t>
            </w:r>
            <w:r w:rsidR="002775D3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DC2462">
              <w:rPr>
                <w:rFonts w:ascii="Trebuchet MS" w:hAnsi="Trebuchet MS" w:cs="Arial"/>
                <w:sz w:val="24"/>
                <w:szCs w:val="24"/>
              </w:rPr>
              <w:t>être</w:t>
            </w:r>
            <w:r w:rsidR="002775D3">
              <w:rPr>
                <w:rFonts w:ascii="Trebuchet MS" w:hAnsi="Trebuchet MS" w:cs="Arial"/>
                <w:sz w:val="24"/>
                <w:szCs w:val="24"/>
              </w:rPr>
              <w:t xml:space="preserve"> précisée </w:t>
            </w:r>
            <w:r w:rsidR="00FA65E7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2775D3">
              <w:rPr>
                <w:rFonts w:ascii="Trebuchet MS" w:hAnsi="Trebuchet MS" w:cs="Arial"/>
                <w:sz w:val="24"/>
                <w:szCs w:val="24"/>
              </w:rPr>
              <w:t xml:space="preserve"> l’Utilisateur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21A17C05" w14:textId="0807B870" w:rsidR="00435B96" w:rsidRPr="000568B8" w:rsidRDefault="00435B96" w:rsidP="00284688">
            <w:p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284688">
              <w:rPr>
                <w:rFonts w:ascii="Trebuchet MS" w:hAnsi="Trebuchet MS" w:cs="Arial"/>
                <w:sz w:val="24"/>
                <w:szCs w:val="24"/>
              </w:rPr>
              <w:t xml:space="preserve">Le </w:t>
            </w:r>
            <w:r w:rsidR="00856D93">
              <w:rPr>
                <w:rFonts w:ascii="Trebuchet MS" w:hAnsi="Trebuchet MS" w:cs="Arial"/>
                <w:sz w:val="24"/>
                <w:szCs w:val="24"/>
              </w:rPr>
              <w:t>regroupement des Interventions en zone</w:t>
            </w:r>
            <w:r w:rsidR="00284688">
              <w:rPr>
                <w:rFonts w:ascii="Trebuchet MS" w:hAnsi="Trebuchet MS" w:cs="Arial"/>
                <w:sz w:val="24"/>
                <w:szCs w:val="24"/>
              </w:rPr>
              <w:t xml:space="preserve"> ne doit pas </w:t>
            </w:r>
            <w:r w:rsidR="00DC2462">
              <w:rPr>
                <w:rFonts w:ascii="Trebuchet MS" w:hAnsi="Trebuchet MS" w:cs="Arial"/>
                <w:sz w:val="24"/>
                <w:szCs w:val="24"/>
              </w:rPr>
              <w:t>durer</w:t>
            </w:r>
            <w:r w:rsidR="00284688">
              <w:rPr>
                <w:rFonts w:ascii="Trebuchet MS" w:hAnsi="Trebuchet MS" w:cs="Arial"/>
                <w:sz w:val="24"/>
                <w:szCs w:val="24"/>
              </w:rPr>
              <w:t xml:space="preserve"> plus d</w:t>
            </w:r>
            <w:r w:rsidR="00EC375A">
              <w:rPr>
                <w:rFonts w:ascii="Trebuchet MS" w:hAnsi="Trebuchet MS" w:cs="Arial"/>
                <w:sz w:val="24"/>
                <w:szCs w:val="24"/>
              </w:rPr>
              <w:t>’1</w:t>
            </w:r>
            <w:r w:rsidR="000568B8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284688">
              <w:rPr>
                <w:rFonts w:ascii="Trebuchet MS" w:hAnsi="Trebuchet MS" w:cs="Arial"/>
                <w:sz w:val="24"/>
                <w:szCs w:val="24"/>
              </w:rPr>
              <w:t>min .</w:t>
            </w:r>
          </w:p>
        </w:tc>
      </w:tr>
    </w:tbl>
    <w:p w14:paraId="39FE88C8" w14:textId="77777777" w:rsidR="00435B96" w:rsidRDefault="00435B96" w:rsidP="00E60631">
      <w:pPr>
        <w:spacing w:line="259" w:lineRule="auto"/>
        <w:rPr>
          <w:rFonts w:ascii="Trebuchet MS" w:hAnsi="Trebuchet MS"/>
          <w:b/>
          <w:bCs/>
          <w:i/>
          <w:color w:val="404040" w:themeColor="text1" w:themeTint="BF"/>
          <w:sz w:val="24"/>
          <w:szCs w:val="16"/>
        </w:rPr>
      </w:pPr>
    </w:p>
    <w:p w14:paraId="720D00EE" w14:textId="77777777" w:rsidR="008B5181" w:rsidRDefault="00250E09" w:rsidP="008B5181">
      <w:pPr>
        <w:spacing w:line="259" w:lineRule="auto"/>
      </w:pPr>
      <w:r>
        <w:br w:type="page"/>
      </w:r>
    </w:p>
    <w:p w14:paraId="77E98E56" w14:textId="45B12D20" w:rsidR="008B5181" w:rsidRPr="00AC57D3" w:rsidRDefault="00707CF6" w:rsidP="00707CF6">
      <w:pPr>
        <w:pStyle w:val="Lgende"/>
      </w:pPr>
      <w:bookmarkStart w:id="164" w:name="_Toc95839375"/>
      <w:r>
        <w:lastRenderedPageBreak/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10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  <w:lang w:eastAsia="fr-FR"/>
        </w:rPr>
        <w:t>Créer des Assistants Automatiques et intelligents</w:t>
      </w:r>
      <w:r>
        <w:t>»</w:t>
      </w:r>
      <w:bookmarkEnd w:id="164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8B5181" w14:paraId="522B93A0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56067E64" w14:textId="6C0C2A68" w:rsidR="008B5181" w:rsidRDefault="008B5181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F91D48">
              <w:rPr>
                <w:rFonts w:ascii="Trebuchet MS" w:hAnsi="Trebuchet MS"/>
                <w:b/>
                <w:sz w:val="24"/>
                <w:szCs w:val="24"/>
              </w:rPr>
              <w:t>8</w:t>
            </w:r>
          </w:p>
        </w:tc>
      </w:tr>
      <w:tr w:rsidR="008B5181" w14:paraId="21BC1FD6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CCB3E09" w14:textId="77777777" w:rsidR="008B5181" w:rsidRDefault="008B5181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4C17C219" w14:textId="49C1BA02" w:rsidR="008B5181" w:rsidRDefault="008B5181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E7051B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Créer des </w:t>
            </w:r>
            <w:r w:rsidR="00696548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Assistants Automatiques et intelligents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(package «</w:t>
            </w:r>
            <w:r>
              <w:rPr>
                <w:rFonts w:ascii="Trebuchet MS" w:hAnsi="Trebuchet MS"/>
                <w:sz w:val="24"/>
                <w:szCs w:val="24"/>
              </w:rPr>
              <w:t>Interventions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  <w:r w:rsidR="00E7051B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467E2966" w14:textId="21819821" w:rsidR="008B5181" w:rsidRDefault="008B518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E7051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Technicien, Administrateur</w:t>
            </w:r>
          </w:p>
          <w:p w14:paraId="7107129B" w14:textId="555392FC" w:rsidR="008B5181" w:rsidRDefault="008B518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</w:t>
            </w:r>
            <w:r w:rsidR="00E7051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Cela permet aux utilisateurs de programmer une assistance automatique </w:t>
            </w:r>
            <w:r w:rsidR="000D472C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et </w:t>
            </w:r>
            <w:r w:rsidR="0091268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d’y</w:t>
            </w:r>
            <w:r w:rsidR="000D472C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ajouter les différents paramètres qu’ils désirent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  <w:r w:rsidR="000D472C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Ces Assistants automatiques auront pour buts d’aider les Techniciens sur le terrain lorsqu’ils rencontrent des difficultés</w:t>
            </w:r>
          </w:p>
          <w:p w14:paraId="3761BB5F" w14:textId="77AD4B0A" w:rsidR="008B5181" w:rsidRDefault="008B518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 :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FAYA et BAGNA</w:t>
            </w:r>
          </w:p>
          <w:p w14:paraId="3B5DF71D" w14:textId="77777777" w:rsidR="008B5181" w:rsidRDefault="008B518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1EDDF7F1" w14:textId="2D7AA689" w:rsidR="008B5181" w:rsidRDefault="008B5181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91268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Aucune</w:t>
            </w:r>
          </w:p>
          <w:p w14:paraId="447D9B50" w14:textId="023AB6C0" w:rsidR="008B5181" w:rsidRDefault="008B5181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demandé </w:t>
            </w:r>
            <w:r w:rsidR="005A503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BE148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créer un assistant automatique</w:t>
            </w:r>
          </w:p>
        </w:tc>
      </w:tr>
      <w:tr w:rsidR="008B5181" w14:paraId="209B591A" w14:textId="77777777" w:rsidTr="00FA65E7">
        <w:tc>
          <w:tcPr>
            <w:tcW w:w="9351" w:type="dxa"/>
          </w:tcPr>
          <w:p w14:paraId="491E0B11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8B5181" w14:paraId="1D7CCDBE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02B610B1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1DAB0C67" w14:textId="33673E55" w:rsidR="008B5181" w:rsidRDefault="00B14AD1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clique sur le bouton créer un Assistant Automatique</w:t>
            </w:r>
            <w:r w:rsidR="008B5181">
              <w:rPr>
                <w:rFonts w:ascii="Trebuchet MS" w:hAnsi="Trebuchet MS" w:cs="Arial"/>
              </w:rPr>
              <w:t> ;</w:t>
            </w:r>
          </w:p>
          <w:p w14:paraId="1ACF0831" w14:textId="51FD1A67" w:rsidR="007F3062" w:rsidRDefault="007F3062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une page de création ;</w:t>
            </w:r>
          </w:p>
          <w:p w14:paraId="23DB29A0" w14:textId="79A04CBF" w:rsidR="007F3062" w:rsidRDefault="007F3062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nomme </w:t>
            </w:r>
            <w:r w:rsidR="00E800AB">
              <w:rPr>
                <w:rFonts w:ascii="Trebuchet MS" w:hAnsi="Trebuchet MS" w:cs="Arial"/>
              </w:rPr>
              <w:t>son</w:t>
            </w:r>
            <w:r>
              <w:rPr>
                <w:rFonts w:ascii="Trebuchet MS" w:hAnsi="Trebuchet MS" w:cs="Arial"/>
              </w:rPr>
              <w:t xml:space="preserve"> </w:t>
            </w:r>
            <w:r w:rsidR="00E800AB">
              <w:rPr>
                <w:rFonts w:ascii="Trebuchet MS" w:hAnsi="Trebuchet MS" w:cs="Arial"/>
              </w:rPr>
              <w:t>assistant, décrit s</w:t>
            </w:r>
            <w:r w:rsidR="00606AE0">
              <w:rPr>
                <w:rFonts w:ascii="Trebuchet MS" w:hAnsi="Trebuchet MS" w:cs="Arial"/>
              </w:rPr>
              <w:t>es fonctionnalités</w:t>
            </w:r>
            <w:r w:rsidR="00E800AB">
              <w:rPr>
                <w:rFonts w:ascii="Trebuchet MS" w:hAnsi="Trebuchet MS" w:cs="Arial"/>
              </w:rPr>
              <w:t xml:space="preserve"> et remplit </w:t>
            </w:r>
            <w:r w:rsidR="00606AE0">
              <w:rPr>
                <w:rFonts w:ascii="Trebuchet MS" w:hAnsi="Trebuchet MS" w:cs="Arial"/>
              </w:rPr>
              <w:t>les différents autres paramètres de sa création(date de création…)</w:t>
            </w:r>
          </w:p>
          <w:p w14:paraId="77A272EF" w14:textId="0969CF1C" w:rsidR="00606AE0" w:rsidRDefault="00606AE0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vérifie les paramètres de création de l’assistant automatique</w:t>
            </w:r>
            <w:r w:rsidR="00377FB7">
              <w:rPr>
                <w:rFonts w:ascii="Trebuchet MS" w:hAnsi="Trebuchet MS" w:cs="Arial"/>
              </w:rPr>
              <w:t>(a</w:t>
            </w:r>
            <w:r w:rsidR="009B452B">
              <w:rPr>
                <w:rFonts w:ascii="Trebuchet MS" w:hAnsi="Trebuchet MS" w:cs="Arial"/>
              </w:rPr>
              <w:t>2</w:t>
            </w:r>
            <w:r w:rsidR="00377FB7">
              <w:rPr>
                <w:rFonts w:ascii="Trebuchet MS" w:hAnsi="Trebuchet MS" w:cs="Arial"/>
              </w:rPr>
              <w:t>)</w:t>
            </w:r>
            <w:r w:rsidR="003730F9">
              <w:rPr>
                <w:rFonts w:ascii="Trebuchet MS" w:hAnsi="Trebuchet MS" w:cs="Arial"/>
              </w:rPr>
              <w:t> ;</w:t>
            </w:r>
          </w:p>
          <w:p w14:paraId="3E9F3CF2" w14:textId="6B719115" w:rsidR="00606AE0" w:rsidRDefault="00606AE0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affiche un message de </w:t>
            </w:r>
            <w:r w:rsidR="00377FB7">
              <w:rPr>
                <w:rFonts w:ascii="Trebuchet MS" w:hAnsi="Trebuchet MS" w:cs="Arial"/>
              </w:rPr>
              <w:t>confirmation, créé</w:t>
            </w:r>
            <w:r w:rsidR="005A7FDC">
              <w:rPr>
                <w:rFonts w:ascii="Trebuchet MS" w:hAnsi="Trebuchet MS" w:cs="Arial"/>
              </w:rPr>
              <w:t xml:space="preserve"> l’assistant automatique, l’ajoute à la base de données et a la liste des bots de l’Utilisateur ;</w:t>
            </w:r>
          </w:p>
          <w:p w14:paraId="5E14233E" w14:textId="2A5E104B" w:rsidR="005A7FDC" w:rsidRDefault="005A7FDC" w:rsidP="00D76649">
            <w:pPr>
              <w:pStyle w:val="Paragraphedeliste1"/>
              <w:numPr>
                <w:ilvl w:val="0"/>
                <w:numId w:val="30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demande à l’utilisateur s’il veut ajouter une configuration ;</w:t>
            </w:r>
          </w:p>
          <w:p w14:paraId="0634687D" w14:textId="4AB2799A" w:rsidR="005A7FDC" w:rsidRDefault="005A7FDC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décide d’ajouter une  configuration ;</w:t>
            </w:r>
          </w:p>
          <w:p w14:paraId="46078471" w14:textId="6D6A8DBC" w:rsidR="008B5181" w:rsidRDefault="00C932C3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une page d</w:t>
            </w:r>
            <w:r w:rsidR="00E93C2D">
              <w:rPr>
                <w:rFonts w:ascii="Trebuchet MS" w:hAnsi="Trebuchet MS" w:cs="Arial"/>
              </w:rPr>
              <w:t xml:space="preserve">’ajout </w:t>
            </w:r>
            <w:r w:rsidR="003730F9">
              <w:rPr>
                <w:rFonts w:ascii="Trebuchet MS" w:hAnsi="Trebuchet MS" w:cs="Arial"/>
              </w:rPr>
              <w:t>de</w:t>
            </w:r>
            <w:r>
              <w:rPr>
                <w:rFonts w:ascii="Trebuchet MS" w:hAnsi="Trebuchet MS" w:cs="Arial"/>
              </w:rPr>
              <w:t xml:space="preserve"> configuration</w:t>
            </w:r>
            <w:r w:rsidR="008B5181">
              <w:rPr>
                <w:rFonts w:ascii="Trebuchet MS" w:hAnsi="Trebuchet MS" w:cs="Arial"/>
              </w:rPr>
              <w:t>;</w:t>
            </w:r>
          </w:p>
          <w:p w14:paraId="3EBF6CAD" w14:textId="612AE64D" w:rsidR="00C932C3" w:rsidRDefault="00C932C3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ajoute les différents paramètres </w:t>
            </w:r>
            <w:r w:rsidR="00FB2281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 sa configuration ;</w:t>
            </w:r>
          </w:p>
          <w:p w14:paraId="640E53E1" w14:textId="2710525E" w:rsidR="008B5181" w:rsidRDefault="00C932C3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  <w:b/>
              </w:rPr>
              <w:t xml:space="preserve">L’utilisateur </w:t>
            </w:r>
            <w:r w:rsidR="00FB2281">
              <w:rPr>
                <w:rFonts w:ascii="Trebuchet MS" w:hAnsi="Trebuchet MS" w:cs="Arial"/>
                <w:b/>
              </w:rPr>
              <w:t>décide</w:t>
            </w:r>
            <w:r>
              <w:rPr>
                <w:rFonts w:ascii="Trebuchet MS" w:hAnsi="Trebuchet MS" w:cs="Arial"/>
                <w:b/>
              </w:rPr>
              <w:t xml:space="preserve"> d’enregistrer les paramètre</w:t>
            </w:r>
            <w:r w:rsidR="00FB2281">
              <w:rPr>
                <w:rFonts w:ascii="Trebuchet MS" w:hAnsi="Trebuchet MS" w:cs="Arial"/>
                <w:b/>
              </w:rPr>
              <w:t>s de sa configuration ;</w:t>
            </w:r>
          </w:p>
          <w:p w14:paraId="14B4C984" w14:textId="21493AF1" w:rsidR="008B5181" w:rsidRDefault="008B5181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</w:t>
            </w:r>
            <w:r w:rsidR="00FB2281">
              <w:rPr>
                <w:rFonts w:ascii="Trebuchet MS" w:hAnsi="Trebuchet MS" w:cs="Arial"/>
              </w:rPr>
              <w:t xml:space="preserve"> vérifie la configuration</w:t>
            </w:r>
            <w:r w:rsidR="00377FB7">
              <w:rPr>
                <w:rFonts w:ascii="Trebuchet MS" w:hAnsi="Trebuchet MS" w:cs="Arial"/>
              </w:rPr>
              <w:t>(a</w:t>
            </w:r>
            <w:r w:rsidR="009B452B">
              <w:rPr>
                <w:rFonts w:ascii="Trebuchet MS" w:hAnsi="Trebuchet MS" w:cs="Arial"/>
              </w:rPr>
              <w:t>3</w:t>
            </w:r>
            <w:r w:rsidR="00377FB7">
              <w:rPr>
                <w:rFonts w:ascii="Trebuchet MS" w:hAnsi="Trebuchet MS" w:cs="Arial"/>
              </w:rPr>
              <w:t>)</w:t>
            </w:r>
            <w:r w:rsidR="00FB2281">
              <w:rPr>
                <w:rFonts w:ascii="Trebuchet MS" w:hAnsi="Trebuchet MS" w:cs="Arial"/>
              </w:rPr>
              <w:t>;</w:t>
            </w:r>
          </w:p>
          <w:p w14:paraId="089045EE" w14:textId="15659021" w:rsidR="00FB2281" w:rsidRDefault="00FB2281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un message de réussite de l’opératio</w:t>
            </w:r>
            <w:r w:rsidR="001D563F">
              <w:rPr>
                <w:rFonts w:ascii="Trebuchet MS" w:hAnsi="Trebuchet MS" w:cs="Arial"/>
              </w:rPr>
              <w:t xml:space="preserve">n </w:t>
            </w:r>
            <w:r>
              <w:rPr>
                <w:rFonts w:ascii="Trebuchet MS" w:hAnsi="Trebuchet MS" w:cs="Arial"/>
              </w:rPr>
              <w:t>;</w:t>
            </w:r>
          </w:p>
          <w:p w14:paraId="04D8574F" w14:textId="489CC55F" w:rsidR="0040298C" w:rsidRDefault="0040298C" w:rsidP="00D76649">
            <w:pPr>
              <w:pStyle w:val="Paragraphedeliste1"/>
              <w:numPr>
                <w:ilvl w:val="0"/>
                <w:numId w:val="30"/>
              </w:numPr>
              <w:tabs>
                <w:tab w:val="clear" w:pos="425"/>
                <w:tab w:val="left" w:pos="293"/>
              </w:tabs>
              <w:spacing w:before="48" w:after="48" w:line="240" w:lineRule="auto"/>
              <w:ind w:left="352" w:hanging="17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redirige l'utilisateur vers la liste des assistants Automatiques </w:t>
            </w:r>
            <w:r w:rsidR="008630E1">
              <w:rPr>
                <w:rFonts w:ascii="Trebuchet MS" w:hAnsi="Trebuchet MS" w:cs="Arial"/>
              </w:rPr>
              <w:t>d</w:t>
            </w:r>
            <w:r>
              <w:rPr>
                <w:rFonts w:ascii="Trebuchet MS" w:hAnsi="Trebuchet MS" w:cs="Arial"/>
              </w:rPr>
              <w:t>u service ;</w:t>
            </w:r>
          </w:p>
          <w:p w14:paraId="7894385D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69434464" w14:textId="3B3B2CE1" w:rsidR="008B5181" w:rsidRDefault="008B518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9B452B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décide </w:t>
            </w:r>
            <w:r w:rsidR="000866E0">
              <w:rPr>
                <w:rFonts w:ascii="Trebuchet MS" w:hAnsi="Trebuchet MS" w:cs="Arial"/>
              </w:rPr>
              <w:t>de quitter la page d’ajout des configurations.</w:t>
            </w:r>
          </w:p>
          <w:p w14:paraId="47A4F5F8" w14:textId="1166E773" w:rsidR="009B452B" w:rsidRDefault="009B452B" w:rsidP="009B452B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a.2- les paramètres de création sont invalides.</w:t>
            </w:r>
          </w:p>
          <w:p w14:paraId="33C9ED96" w14:textId="56B96ECF" w:rsidR="009B452B" w:rsidRDefault="009B452B" w:rsidP="009B452B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a.3- les paramètres de configuration sont invalides.</w:t>
            </w:r>
          </w:p>
          <w:p w14:paraId="54A38CDD" w14:textId="77777777" w:rsidR="008B5181" w:rsidRDefault="008B518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215FE0A4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7639ABB2" w14:textId="33B48AB0" w:rsidR="008B5181" w:rsidRDefault="008B5181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3.b-</w:t>
            </w:r>
            <w:r w:rsidR="007471FD">
              <w:rPr>
                <w:rFonts w:ascii="Trebuchet MS" w:hAnsi="Trebuchet MS" w:cs="Arial"/>
              </w:rPr>
              <w:t>Les pages de création et de configuration ont du mal à se charger</w:t>
            </w:r>
            <w:r>
              <w:rPr>
                <w:rFonts w:ascii="Trebuchet MS" w:hAnsi="Trebuchet MS" w:cs="Arial"/>
              </w:rPr>
              <w:t>.</w:t>
            </w:r>
          </w:p>
        </w:tc>
      </w:tr>
      <w:tr w:rsidR="008B5181" w14:paraId="199E4BB2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57EDB216" w14:textId="50C1DA82" w:rsidR="008B5181" w:rsidRDefault="008B5181" w:rsidP="00FA65E7">
            <w:pPr>
              <w:spacing w:line="240" w:lineRule="auto"/>
              <w:rPr>
                <w:ins w:id="165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54D5DB72" w14:textId="77777777" w:rsidR="008B5181" w:rsidRDefault="008B5181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2B507C02" w14:textId="60FF5330" w:rsidR="008B5181" w:rsidRDefault="008B5181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>scénario nominal : à l’étape 3</w:t>
            </w:r>
            <w:r w:rsidR="00B60BDC">
              <w:rPr>
                <w:rFonts w:ascii="Trebuchet MS" w:hAnsi="Trebuchet MS" w:cs="Arial"/>
                <w:sz w:val="24"/>
                <w:szCs w:val="24"/>
              </w:rPr>
              <w:t>,</w:t>
            </w:r>
            <w:r w:rsidR="007471FD">
              <w:rPr>
                <w:rFonts w:ascii="Trebuchet MS" w:hAnsi="Trebuchet MS" w:cs="Arial"/>
                <w:sz w:val="24"/>
                <w:szCs w:val="24"/>
              </w:rPr>
              <w:t>9</w:t>
            </w:r>
            <w:r w:rsidR="00B60BDC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sur décision de l’utilisateur et à l’étape </w:t>
            </w:r>
            <w:r w:rsidR="00B60BDC">
              <w:rPr>
                <w:rFonts w:ascii="Trebuchet MS" w:hAnsi="Trebuchet MS" w:cs="Arial"/>
                <w:sz w:val="24"/>
                <w:szCs w:val="24"/>
              </w:rPr>
              <w:t>1</w:t>
            </w:r>
            <w:r w:rsidR="007471FD">
              <w:rPr>
                <w:rFonts w:ascii="Trebuchet MS" w:hAnsi="Trebuchet MS" w:cs="Arial"/>
                <w:sz w:val="24"/>
                <w:szCs w:val="24"/>
              </w:rPr>
              <w:t xml:space="preserve">3 </w:t>
            </w:r>
            <w:r>
              <w:rPr>
                <w:rFonts w:ascii="Trebuchet MS" w:hAnsi="Trebuchet MS" w:cs="Arial"/>
                <w:sz w:val="24"/>
                <w:szCs w:val="24"/>
              </w:rPr>
              <w:t>par le système.</w:t>
            </w:r>
          </w:p>
          <w:p w14:paraId="49B2192A" w14:textId="70B49046" w:rsidR="008B5181" w:rsidRPr="000C6C82" w:rsidRDefault="00FA65E7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8B5181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8B5181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507C4230" w14:textId="77777777" w:rsidR="008B5181" w:rsidRDefault="008B5181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4A0414C9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8B5181" w14:paraId="022B9C3B" w14:textId="77777777" w:rsidTr="005A5034">
        <w:trPr>
          <w:trHeight w:val="1541"/>
        </w:trPr>
        <w:tc>
          <w:tcPr>
            <w:tcW w:w="9351" w:type="dxa"/>
            <w:shd w:val="clear" w:color="auto" w:fill="F2F2F2" w:themeFill="background1" w:themeFillShade="F2"/>
          </w:tcPr>
          <w:p w14:paraId="68CABBFC" w14:textId="77777777" w:rsidR="008B5181" w:rsidRDefault="008B5181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449AA7F6" w14:textId="2F2745AE" w:rsidR="008B5181" w:rsidRDefault="008B5181" w:rsidP="00272310">
            <w:pPr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La liste </w:t>
            </w:r>
            <w:r w:rsidR="005A5034">
              <w:rPr>
                <w:rFonts w:ascii="Trebuchet MS" w:hAnsi="Trebuchet MS" w:cs="Arial"/>
                <w:sz w:val="24"/>
                <w:szCs w:val="24"/>
              </w:rPr>
              <w:t xml:space="preserve">Assistants Automatiques du service doit être trié par Auteur ainsi l’utilisateur verra les Assistants Automatiques qu’il a </w:t>
            </w:r>
            <w:r w:rsidR="00272310">
              <w:rPr>
                <w:rFonts w:ascii="Trebuchet MS" w:hAnsi="Trebuchet MS" w:cs="Arial"/>
                <w:sz w:val="24"/>
                <w:szCs w:val="24"/>
              </w:rPr>
              <w:t>créé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7C2A540B" w14:textId="06B84DB5" w:rsidR="008B5181" w:rsidRDefault="008B5181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272310">
              <w:rPr>
                <w:rFonts w:ascii="Trebuchet MS" w:hAnsi="Trebuchet MS" w:cs="Arial"/>
                <w:sz w:val="24"/>
                <w:szCs w:val="24"/>
              </w:rPr>
              <w:t>Les opérations de création(Création d’un assistant automatique ,d’une configuration et l’affichage de messages d’erreurs et de confirmation par le système doivent se faire en 5s tout au plus .</w:t>
            </w:r>
          </w:p>
          <w:p w14:paraId="7EE7155D" w14:textId="77777777" w:rsidR="008B5181" w:rsidRDefault="008B5181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  <w:tr w:rsidR="005A5034" w14:paraId="454AAFC2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0D27A752" w14:textId="4DEA3B55" w:rsidR="005A5034" w:rsidRDefault="005A5034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</w:p>
        </w:tc>
      </w:tr>
    </w:tbl>
    <w:p w14:paraId="5E153842" w14:textId="0864702D" w:rsidR="008B5181" w:rsidRDefault="008B5181" w:rsidP="008B5181">
      <w:pPr>
        <w:spacing w:line="259" w:lineRule="auto"/>
      </w:pPr>
    </w:p>
    <w:p w14:paraId="10302619" w14:textId="223245F4" w:rsidR="00100322" w:rsidRDefault="00100322" w:rsidP="008B5181">
      <w:pPr>
        <w:spacing w:line="259" w:lineRule="auto"/>
      </w:pPr>
    </w:p>
    <w:p w14:paraId="42719847" w14:textId="501271A3" w:rsidR="00100322" w:rsidRPr="00AC57D3" w:rsidRDefault="00707CF6" w:rsidP="00707CF6">
      <w:pPr>
        <w:pStyle w:val="Lgende"/>
      </w:pPr>
      <w:bookmarkStart w:id="166" w:name="_Toc95839376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11</w:t>
      </w:r>
      <w:r w:rsidR="00F7158C">
        <w:rPr>
          <w:noProof/>
        </w:rPr>
        <w:fldChar w:fldCharType="end"/>
      </w:r>
      <w:r w:rsidRPr="00873E50">
        <w:t>:</w:t>
      </w:r>
      <w:r w:rsidRPr="00AC57D3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  <w:lang w:eastAsia="fr-FR"/>
        </w:rPr>
        <w:t>Demander une assistance d’intervention</w:t>
      </w:r>
      <w:r>
        <w:t>»</w:t>
      </w:r>
      <w:bookmarkEnd w:id="166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100322" w14:paraId="61F3FEE1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1AEBC512" w14:textId="35E327F7" w:rsidR="00100322" w:rsidRDefault="00100322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4D2FEA">
              <w:rPr>
                <w:rFonts w:ascii="Trebuchet MS" w:hAnsi="Trebuchet MS"/>
                <w:b/>
                <w:sz w:val="24"/>
                <w:szCs w:val="24"/>
              </w:rPr>
              <w:t>9</w:t>
            </w:r>
          </w:p>
        </w:tc>
      </w:tr>
      <w:tr w:rsidR="00100322" w14:paraId="254249D3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885F88B" w14:textId="77777777" w:rsidR="00100322" w:rsidRDefault="00100322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769CE188" w14:textId="74FB3B95" w:rsidR="00100322" w:rsidRDefault="00100322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BF6488" w:rsidRPr="00BF6488">
              <w:rPr>
                <w:rFonts w:ascii="Trebuchet MS" w:hAnsi="Trebuchet MS"/>
                <w:sz w:val="24"/>
                <w:szCs w:val="24"/>
                <w:lang w:eastAsia="fr-FR"/>
              </w:rPr>
              <w:t>Demander une assistance d’intervention</w:t>
            </w:r>
            <w:r w:rsidR="00BF6488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(package «</w:t>
            </w:r>
            <w:r>
              <w:rPr>
                <w:rFonts w:ascii="Trebuchet MS" w:hAnsi="Trebuchet MS"/>
                <w:sz w:val="24"/>
                <w:szCs w:val="24"/>
              </w:rPr>
              <w:t>Interventions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»).</w:t>
            </w:r>
          </w:p>
          <w:p w14:paraId="7B8513F7" w14:textId="4E24C19B" w:rsidR="00100322" w:rsidRDefault="00100322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:Technicien.</w:t>
            </w:r>
          </w:p>
          <w:p w14:paraId="3B5BEAC9" w14:textId="5DCEEB01" w:rsidR="00100322" w:rsidRDefault="00100322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</w:t>
            </w:r>
            <w:r w:rsidR="00BF6488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Cette fonctionnalité permet aux Utilisateurs de demander de l’aide a d’autres techniciens ou à des assistants automatique</w:t>
            </w:r>
            <w:r w:rsidR="00A950DA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s</w:t>
            </w:r>
            <w:r w:rsidR="00BF6488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lorsqu’ ils rencontrent des difficultés au cours d’une Intervention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504AE4D4" w14:textId="002115CF" w:rsidR="00100322" w:rsidRDefault="00100322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 :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6439819D" w14:textId="77777777" w:rsidR="00100322" w:rsidRDefault="00100322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0D2E53C2" w14:textId="137A1698" w:rsidR="00100322" w:rsidRDefault="00100322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98757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Être </w:t>
            </w:r>
            <w:r w:rsidR="00C208F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en train</w:t>
            </w:r>
            <w:r w:rsidR="0098757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d’effectuer une Intervention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454FE649" w14:textId="38DFF5B1" w:rsidR="00100322" w:rsidRDefault="00100322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</w:t>
            </w:r>
            <w:r w:rsidR="00C208F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l’utilisateur a demandé une assistance d’Intervention sur le terrain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</w:tc>
      </w:tr>
      <w:tr w:rsidR="00100322" w14:paraId="396F9A52" w14:textId="77777777" w:rsidTr="00FA65E7">
        <w:tc>
          <w:tcPr>
            <w:tcW w:w="9351" w:type="dxa"/>
          </w:tcPr>
          <w:p w14:paraId="7B16EC2E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100322" w14:paraId="3BFE2A45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09800E24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10AB2019" w14:textId="314DB401" w:rsidR="00100322" w:rsidRDefault="00100322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clique sur le bouton </w:t>
            </w:r>
            <w:r w:rsidR="007C101B">
              <w:rPr>
                <w:rFonts w:ascii="Trebuchet MS" w:hAnsi="Trebuchet MS" w:cs="Arial"/>
              </w:rPr>
              <w:t>&lt;&lt;assistance d’Intervention&gt;&gt;</w:t>
            </w:r>
            <w:r>
              <w:rPr>
                <w:rFonts w:ascii="Trebuchet MS" w:hAnsi="Trebuchet MS" w:cs="Arial"/>
              </w:rPr>
              <w:t> ;</w:t>
            </w:r>
          </w:p>
          <w:p w14:paraId="0FFB0839" w14:textId="27289EF7" w:rsidR="00100322" w:rsidRDefault="00100322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</w:t>
            </w:r>
            <w:r w:rsidR="00C706CD">
              <w:rPr>
                <w:rFonts w:ascii="Trebuchet MS" w:hAnsi="Trebuchet MS" w:cs="Arial"/>
              </w:rPr>
              <w:t>demande à l’utilisateur d’opérer un choix entre l’assistance d’un Technicien et</w:t>
            </w:r>
            <w:r w:rsidR="00315A5D">
              <w:rPr>
                <w:rFonts w:ascii="Trebuchet MS" w:hAnsi="Trebuchet MS" w:cs="Arial"/>
              </w:rPr>
              <w:t xml:space="preserve"> celle </w:t>
            </w:r>
            <w:r w:rsidR="00C706CD">
              <w:rPr>
                <w:rFonts w:ascii="Trebuchet MS" w:hAnsi="Trebuchet MS" w:cs="Arial"/>
              </w:rPr>
              <w:t xml:space="preserve"> d’un assistant automatique</w:t>
            </w:r>
            <w:r w:rsidR="00315A5D">
              <w:rPr>
                <w:rFonts w:ascii="Trebuchet MS" w:hAnsi="Trebuchet MS" w:cs="Arial"/>
              </w:rPr>
              <w:t>(a1)</w:t>
            </w:r>
            <w:r>
              <w:rPr>
                <w:rFonts w:ascii="Trebuchet MS" w:hAnsi="Trebuchet MS" w:cs="Arial"/>
              </w:rPr>
              <w:t>;</w:t>
            </w:r>
          </w:p>
          <w:p w14:paraId="2C771B78" w14:textId="196EB131" w:rsidR="00100322" w:rsidRDefault="00100322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C5516F">
              <w:rPr>
                <w:rFonts w:ascii="Trebuchet MS" w:hAnsi="Trebuchet MS" w:cs="Arial"/>
              </w:rPr>
              <w:t>choisit un assistant automatique</w:t>
            </w:r>
            <w:r w:rsidR="0056191C">
              <w:rPr>
                <w:rFonts w:ascii="Trebuchet MS" w:hAnsi="Trebuchet MS" w:cs="Arial"/>
              </w:rPr>
              <w:t> ;</w:t>
            </w:r>
          </w:p>
          <w:p w14:paraId="4690750D" w14:textId="3772D56D" w:rsidR="0056191C" w:rsidRDefault="0056191C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demande </w:t>
            </w:r>
            <w:r w:rsidR="000676AD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l’utilisateur le type d’opération </w:t>
            </w:r>
            <w:r w:rsidR="000676AD">
              <w:rPr>
                <w:rFonts w:ascii="Trebuchet MS" w:hAnsi="Trebuchet MS" w:cs="Arial"/>
              </w:rPr>
              <w:t xml:space="preserve">pour lequel il demande </w:t>
            </w:r>
            <w:r w:rsidR="004D2FEA">
              <w:rPr>
                <w:rFonts w:ascii="Trebuchet MS" w:hAnsi="Trebuchet MS" w:cs="Arial"/>
              </w:rPr>
              <w:t xml:space="preserve">à être </w:t>
            </w:r>
            <w:r w:rsidR="000676AD">
              <w:rPr>
                <w:rFonts w:ascii="Trebuchet MS" w:hAnsi="Trebuchet MS" w:cs="Arial"/>
              </w:rPr>
              <w:t>assist</w:t>
            </w:r>
            <w:r w:rsidR="004D2FEA">
              <w:rPr>
                <w:rFonts w:ascii="Trebuchet MS" w:hAnsi="Trebuchet MS" w:cs="Arial"/>
              </w:rPr>
              <w:t>é</w:t>
            </w:r>
            <w:r w:rsidR="000676AD">
              <w:rPr>
                <w:rFonts w:ascii="Trebuchet MS" w:hAnsi="Trebuchet MS" w:cs="Arial"/>
              </w:rPr>
              <w:t xml:space="preserve"> </w:t>
            </w:r>
            <w:r>
              <w:rPr>
                <w:rFonts w:ascii="Trebuchet MS" w:hAnsi="Trebuchet MS" w:cs="Arial"/>
              </w:rPr>
              <w:t>;</w:t>
            </w:r>
          </w:p>
          <w:p w14:paraId="70659D3D" w14:textId="2CC35D49" w:rsidR="00100322" w:rsidRDefault="00100322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</w:t>
            </w:r>
            <w:r w:rsidR="000676AD">
              <w:rPr>
                <w:rFonts w:ascii="Trebuchet MS" w:hAnsi="Trebuchet MS" w:cs="Arial"/>
              </w:rPr>
              <w:t>trie parmi les assistants automatiques ceux qui ont les aptitudes correspondant au type d’assistance que le technicien souhaite avoi</w:t>
            </w:r>
            <w:r w:rsidR="004D2FEA">
              <w:rPr>
                <w:rFonts w:ascii="Trebuchet MS" w:hAnsi="Trebuchet MS" w:cs="Arial"/>
              </w:rPr>
              <w:t>r</w:t>
            </w:r>
            <w:r>
              <w:rPr>
                <w:rFonts w:ascii="Trebuchet MS" w:hAnsi="Trebuchet MS" w:cs="Arial"/>
              </w:rPr>
              <w:t>;</w:t>
            </w:r>
          </w:p>
          <w:p w14:paraId="7769373F" w14:textId="3CA8D18A" w:rsidR="00F12DA0" w:rsidRDefault="00E84C11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affiche une liste d’Assistant automatique </w:t>
            </w:r>
            <w:r w:rsidR="000274DA">
              <w:rPr>
                <w:rFonts w:ascii="Trebuchet MS" w:hAnsi="Trebuchet MS" w:cs="Arial"/>
              </w:rPr>
              <w:t>correspondant</w:t>
            </w:r>
            <w:r>
              <w:rPr>
                <w:rFonts w:ascii="Trebuchet MS" w:hAnsi="Trebuchet MS" w:cs="Arial"/>
              </w:rPr>
              <w:t xml:space="preserve"> </w:t>
            </w:r>
            <w:r w:rsidR="00FA65E7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la </w:t>
            </w:r>
            <w:r>
              <w:rPr>
                <w:rFonts w:ascii="Trebuchet MS" w:hAnsi="Trebuchet MS" w:cs="Arial"/>
              </w:rPr>
              <w:lastRenderedPageBreak/>
              <w:t>recherche de l’</w:t>
            </w:r>
            <w:r w:rsidR="004D2FEA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>tilisateur ;</w:t>
            </w:r>
          </w:p>
          <w:p w14:paraId="1F71E5AD" w14:textId="0DD6B10E" w:rsidR="00100322" w:rsidRPr="00E67877" w:rsidRDefault="00E67877" w:rsidP="00E67877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</w:t>
            </w:r>
            <w:r w:rsidR="00E84C11">
              <w:rPr>
                <w:rFonts w:ascii="Trebuchet MS" w:hAnsi="Trebuchet MS" w:cs="Arial"/>
              </w:rPr>
              <w:t xml:space="preserve"> choisit un assistant Automatique parmi ceux proposés dans la liste </w:t>
            </w:r>
            <w:r w:rsidR="00100322" w:rsidRPr="00E67877">
              <w:rPr>
                <w:rFonts w:ascii="Trebuchet MS" w:hAnsi="Trebuchet MS" w:cs="Arial"/>
              </w:rPr>
              <w:t>;</w:t>
            </w:r>
          </w:p>
          <w:p w14:paraId="4283A5AC" w14:textId="360C5E17" w:rsidR="00E84C11" w:rsidRDefault="00E67877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L’Assistant</w:t>
            </w:r>
            <w:r w:rsidR="00E84C11">
              <w:rPr>
                <w:rFonts w:ascii="Trebuchet MS" w:hAnsi="Trebuchet MS" w:cs="Arial"/>
              </w:rPr>
              <w:t xml:space="preserve"> </w:t>
            </w:r>
            <w:r w:rsidR="00B010D1">
              <w:rPr>
                <w:rFonts w:ascii="Trebuchet MS" w:hAnsi="Trebuchet MS" w:cs="Arial"/>
              </w:rPr>
              <w:t xml:space="preserve">charge ses  données et </w:t>
            </w:r>
            <w:r w:rsidR="00092F67">
              <w:rPr>
                <w:rFonts w:ascii="Trebuchet MS" w:hAnsi="Trebuchet MS" w:cs="Arial"/>
              </w:rPr>
              <w:t>commence</w:t>
            </w:r>
            <w:r>
              <w:rPr>
                <w:rFonts w:ascii="Trebuchet MS" w:hAnsi="Trebuchet MS" w:cs="Arial"/>
              </w:rPr>
              <w:t xml:space="preserve"> à</w:t>
            </w:r>
            <w:r w:rsidR="00092F67">
              <w:rPr>
                <w:rFonts w:ascii="Trebuchet MS" w:hAnsi="Trebuchet MS" w:cs="Arial"/>
              </w:rPr>
              <w:t xml:space="preserve"> énoncer toutes les étapes </w:t>
            </w:r>
            <w:r w:rsidR="00FA65E7">
              <w:rPr>
                <w:rFonts w:ascii="Trebuchet MS" w:hAnsi="Trebuchet MS" w:cs="Arial"/>
              </w:rPr>
              <w:t>à</w:t>
            </w:r>
            <w:r w:rsidR="00092F67">
              <w:rPr>
                <w:rFonts w:ascii="Trebuchet MS" w:hAnsi="Trebuchet MS" w:cs="Arial"/>
              </w:rPr>
              <w:t xml:space="preserve"> suivre pour réussir</w:t>
            </w:r>
            <w:r>
              <w:rPr>
                <w:rFonts w:ascii="Trebuchet MS" w:hAnsi="Trebuchet MS" w:cs="Arial"/>
              </w:rPr>
              <w:t xml:space="preserve"> l</w:t>
            </w:r>
            <w:r w:rsidR="00092F67">
              <w:rPr>
                <w:rFonts w:ascii="Trebuchet MS" w:hAnsi="Trebuchet MS" w:cs="Arial"/>
              </w:rPr>
              <w:t>’Intervention que l’</w:t>
            </w:r>
            <w:r w:rsidR="00B010D1">
              <w:rPr>
                <w:rFonts w:ascii="Trebuchet MS" w:hAnsi="Trebuchet MS" w:cs="Arial"/>
              </w:rPr>
              <w:t>u</w:t>
            </w:r>
            <w:r w:rsidR="00092F67">
              <w:rPr>
                <w:rFonts w:ascii="Trebuchet MS" w:hAnsi="Trebuchet MS" w:cs="Arial"/>
              </w:rPr>
              <w:t>tilisateur est en train de mener</w:t>
            </w:r>
            <w:r w:rsidR="00E84C11">
              <w:rPr>
                <w:rFonts w:ascii="Trebuchet MS" w:hAnsi="Trebuchet MS" w:cs="Arial"/>
              </w:rPr>
              <w:t> ;</w:t>
            </w:r>
          </w:p>
          <w:p w14:paraId="746E08D5" w14:textId="1427C44B" w:rsidR="003F01C3" w:rsidRDefault="003F01C3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</w:t>
            </w:r>
            <w:r w:rsidR="00C226E8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>tilisateur suit les Instructions données par l’Assistant Automatique ;</w:t>
            </w:r>
          </w:p>
          <w:p w14:paraId="6749EA7A" w14:textId="45CC0430" w:rsidR="001A5F2C" w:rsidRDefault="001A5F2C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L’Assistant reste en attente d’une question de l’</w:t>
            </w:r>
            <w:r w:rsidR="00463D9F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>tilisateur ;</w:t>
            </w:r>
          </w:p>
          <w:p w14:paraId="4EE9FB85" w14:textId="1C7243F8" w:rsidR="00E84C11" w:rsidRDefault="00E84C11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</w:t>
            </w:r>
            <w:r w:rsidR="00315A5D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 xml:space="preserve">tilisateur pose une question a l’assistant </w:t>
            </w:r>
            <w:r w:rsidR="000274DA">
              <w:rPr>
                <w:rFonts w:ascii="Trebuchet MS" w:hAnsi="Trebuchet MS" w:cs="Arial"/>
              </w:rPr>
              <w:t>Automatique</w:t>
            </w:r>
            <w:r>
              <w:rPr>
                <w:rFonts w:ascii="Trebuchet MS" w:hAnsi="Trebuchet MS" w:cs="Arial"/>
              </w:rPr>
              <w:t> ;</w:t>
            </w:r>
          </w:p>
          <w:p w14:paraId="2945EBAD" w14:textId="2C29884A" w:rsidR="00E84C11" w:rsidRDefault="000274DA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L’assistant</w:t>
            </w:r>
            <w:r w:rsidR="00E84C11">
              <w:rPr>
                <w:rFonts w:ascii="Trebuchet MS" w:hAnsi="Trebuchet MS" w:cs="Arial"/>
              </w:rPr>
              <w:t xml:space="preserve"> Automatique </w:t>
            </w:r>
            <w:r>
              <w:rPr>
                <w:rFonts w:ascii="Trebuchet MS" w:hAnsi="Trebuchet MS" w:cs="Arial"/>
              </w:rPr>
              <w:t>récupère</w:t>
            </w:r>
            <w:r w:rsidR="00E84C11">
              <w:rPr>
                <w:rFonts w:ascii="Trebuchet MS" w:hAnsi="Trebuchet MS" w:cs="Arial"/>
              </w:rPr>
              <w:t xml:space="preserve"> la </w:t>
            </w:r>
            <w:r>
              <w:rPr>
                <w:rFonts w:ascii="Trebuchet MS" w:hAnsi="Trebuchet MS" w:cs="Arial"/>
              </w:rPr>
              <w:t>question, L’analyse</w:t>
            </w:r>
            <w:r w:rsidR="00F74E50">
              <w:rPr>
                <w:rFonts w:ascii="Trebuchet MS" w:hAnsi="Trebuchet MS" w:cs="Arial"/>
              </w:rPr>
              <w:t>(b1)</w:t>
            </w:r>
            <w:r w:rsidR="00E84C11">
              <w:rPr>
                <w:rFonts w:ascii="Trebuchet MS" w:hAnsi="Trebuchet MS" w:cs="Arial"/>
              </w:rPr>
              <w:t>;</w:t>
            </w:r>
          </w:p>
          <w:p w14:paraId="5DA37528" w14:textId="674872A9" w:rsidR="00E84C11" w:rsidRDefault="001A6D8D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La</w:t>
            </w:r>
            <w:r w:rsidR="00E84C11">
              <w:rPr>
                <w:rFonts w:ascii="Trebuchet MS" w:hAnsi="Trebuchet MS" w:cs="Arial"/>
              </w:rPr>
              <w:t xml:space="preserve"> </w:t>
            </w:r>
            <w:r w:rsidR="000274DA">
              <w:rPr>
                <w:rFonts w:ascii="Trebuchet MS" w:hAnsi="Trebuchet MS" w:cs="Arial"/>
              </w:rPr>
              <w:t>réponse</w:t>
            </w:r>
            <w:r w:rsidR="00E84C11">
              <w:rPr>
                <w:rFonts w:ascii="Trebuchet MS" w:hAnsi="Trebuchet MS" w:cs="Arial"/>
              </w:rPr>
              <w:t xml:space="preserve"> </w:t>
            </w:r>
            <w:r w:rsidR="0057130F">
              <w:rPr>
                <w:rFonts w:ascii="Trebuchet MS" w:hAnsi="Trebuchet MS" w:cs="Arial"/>
              </w:rPr>
              <w:t>à</w:t>
            </w:r>
            <w:r w:rsidR="000274DA">
              <w:rPr>
                <w:rFonts w:ascii="Trebuchet MS" w:hAnsi="Trebuchet MS" w:cs="Arial"/>
              </w:rPr>
              <w:t xml:space="preserve"> la question de l’</w:t>
            </w:r>
            <w:r w:rsidR="00315A5D">
              <w:rPr>
                <w:rFonts w:ascii="Trebuchet MS" w:hAnsi="Trebuchet MS" w:cs="Arial"/>
              </w:rPr>
              <w:t>u</w:t>
            </w:r>
            <w:r w:rsidR="000274DA">
              <w:rPr>
                <w:rFonts w:ascii="Trebuchet MS" w:hAnsi="Trebuchet MS" w:cs="Arial"/>
              </w:rPr>
              <w:t xml:space="preserve">tilisateur </w:t>
            </w:r>
            <w:r w:rsidR="00E84C11">
              <w:rPr>
                <w:rFonts w:ascii="Trebuchet MS" w:hAnsi="Trebuchet MS" w:cs="Arial"/>
              </w:rPr>
              <w:t xml:space="preserve">fait partie de </w:t>
            </w:r>
            <w:r w:rsidR="000274DA">
              <w:rPr>
                <w:rFonts w:ascii="Trebuchet MS" w:hAnsi="Trebuchet MS" w:cs="Arial"/>
              </w:rPr>
              <w:t xml:space="preserve">fonctionnalités qu’il </w:t>
            </w:r>
            <w:r w:rsidR="00DE1B6F">
              <w:rPr>
                <w:rFonts w:ascii="Trebuchet MS" w:hAnsi="Trebuchet MS" w:cs="Arial"/>
              </w:rPr>
              <w:t xml:space="preserve">traite, il donne les éléments de réponses qu’il possède  </w:t>
            </w:r>
            <w:r w:rsidR="005E5451">
              <w:rPr>
                <w:rFonts w:ascii="Trebuchet MS" w:hAnsi="Trebuchet MS" w:cs="Arial"/>
              </w:rPr>
              <w:t>à</w:t>
            </w:r>
            <w:r w:rsidR="00DE1B6F">
              <w:rPr>
                <w:rFonts w:ascii="Trebuchet MS" w:hAnsi="Trebuchet MS" w:cs="Arial"/>
              </w:rPr>
              <w:t xml:space="preserve"> </w:t>
            </w:r>
            <w:r w:rsidR="000274DA">
              <w:rPr>
                <w:rFonts w:ascii="Trebuchet MS" w:hAnsi="Trebuchet MS" w:cs="Arial"/>
              </w:rPr>
              <w:t>l’utilisateur</w:t>
            </w:r>
            <w:r w:rsidR="00B36856">
              <w:rPr>
                <w:rFonts w:ascii="Trebuchet MS" w:hAnsi="Trebuchet MS" w:cs="Arial"/>
              </w:rPr>
              <w:t> ;</w:t>
            </w:r>
          </w:p>
          <w:p w14:paraId="6B9F320E" w14:textId="3C822BB8" w:rsidR="00370240" w:rsidRDefault="00370240" w:rsidP="00370240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L’Assistant reste en attente d’une question de l’</w:t>
            </w:r>
            <w:r w:rsidR="00315A5D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>tilisateur ;</w:t>
            </w:r>
          </w:p>
          <w:p w14:paraId="14B4AC2A" w14:textId="28AEB74F" w:rsidR="001A5F2C" w:rsidRDefault="00370240" w:rsidP="00C5516F">
            <w:pPr>
              <w:pStyle w:val="Paragraphedeliste1"/>
              <w:numPr>
                <w:ilvl w:val="0"/>
                <w:numId w:val="31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</w:t>
            </w:r>
            <w:r w:rsidR="00315A5D">
              <w:rPr>
                <w:rFonts w:ascii="Trebuchet MS" w:hAnsi="Trebuchet MS" w:cs="Arial"/>
              </w:rPr>
              <w:t>u</w:t>
            </w:r>
            <w:r>
              <w:rPr>
                <w:rFonts w:ascii="Trebuchet MS" w:hAnsi="Trebuchet MS" w:cs="Arial"/>
              </w:rPr>
              <w:t xml:space="preserve">tilisateur demande à l’assistant Automatique </w:t>
            </w:r>
            <w:r w:rsidR="0003320B">
              <w:rPr>
                <w:rFonts w:ascii="Trebuchet MS" w:hAnsi="Trebuchet MS" w:cs="Arial"/>
              </w:rPr>
              <w:t>de s’</w:t>
            </w:r>
            <w:r w:rsidR="00C175E0">
              <w:rPr>
                <w:rFonts w:ascii="Trebuchet MS" w:hAnsi="Trebuchet MS" w:cs="Arial"/>
              </w:rPr>
              <w:t>arrêter</w:t>
            </w:r>
            <w:r w:rsidR="001A5F2C">
              <w:rPr>
                <w:rFonts w:ascii="Trebuchet MS" w:hAnsi="Trebuchet MS" w:cs="Arial"/>
              </w:rPr>
              <w:t>;</w:t>
            </w:r>
          </w:p>
          <w:p w14:paraId="08BDFF55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7BF90258" w14:textId="00F455AA" w:rsidR="00100322" w:rsidRDefault="00100322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315A5D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</w:t>
            </w:r>
            <w:r w:rsidR="00C5516F">
              <w:rPr>
                <w:rFonts w:ascii="Trebuchet MS" w:hAnsi="Trebuchet MS" w:cs="Arial"/>
              </w:rPr>
              <w:t>choisit</w:t>
            </w:r>
            <w:r w:rsidR="00693DB6">
              <w:rPr>
                <w:rFonts w:ascii="Trebuchet MS" w:hAnsi="Trebuchet MS" w:cs="Arial"/>
              </w:rPr>
              <w:t xml:space="preserve"> un </w:t>
            </w:r>
            <w:r w:rsidR="00C5516F">
              <w:rPr>
                <w:rFonts w:ascii="Trebuchet MS" w:hAnsi="Trebuchet MS" w:cs="Arial"/>
              </w:rPr>
              <w:t>technicien comme assistant de l’</w:t>
            </w:r>
            <w:r w:rsidR="006C7116">
              <w:rPr>
                <w:rFonts w:ascii="Trebuchet MS" w:hAnsi="Trebuchet MS" w:cs="Arial"/>
              </w:rPr>
              <w:t>i</w:t>
            </w:r>
            <w:r w:rsidR="00C5516F">
              <w:rPr>
                <w:rFonts w:ascii="Trebuchet MS" w:hAnsi="Trebuchet MS" w:cs="Arial"/>
              </w:rPr>
              <w:t>ntervention</w:t>
            </w:r>
            <w:r>
              <w:rPr>
                <w:rFonts w:ascii="Trebuchet MS" w:hAnsi="Trebuchet MS" w:cs="Arial"/>
              </w:rPr>
              <w:t>.</w:t>
            </w:r>
          </w:p>
          <w:p w14:paraId="1ADBD917" w14:textId="77777777" w:rsidR="00100322" w:rsidRDefault="00100322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7F240937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24827639" w14:textId="78E5F40B" w:rsidR="00100322" w:rsidRPr="002A79CC" w:rsidRDefault="00100322" w:rsidP="002A79CC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425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b</w:t>
            </w:r>
            <w:r w:rsidR="002F5A69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2A79CC">
              <w:rPr>
                <w:rFonts w:ascii="Trebuchet MS" w:hAnsi="Trebuchet MS" w:cs="Arial"/>
              </w:rPr>
              <w:t xml:space="preserve">la réponse attendue par l’utilisateur  ne fait pas partie de ses éléments de </w:t>
            </w:r>
            <w:r w:rsidR="001C1DEC">
              <w:rPr>
                <w:rFonts w:ascii="Trebuchet MS" w:hAnsi="Trebuchet MS" w:cs="Arial"/>
              </w:rPr>
              <w:t>réponse, il</w:t>
            </w:r>
            <w:r w:rsidR="002A79CC">
              <w:rPr>
                <w:rFonts w:ascii="Trebuchet MS" w:hAnsi="Trebuchet MS" w:cs="Arial"/>
              </w:rPr>
              <w:t xml:space="preserve"> n’a aucune fonctionnalité qui traite du même thème que la question </w:t>
            </w:r>
            <w:r w:rsidR="001C1DEC">
              <w:rPr>
                <w:rFonts w:ascii="Trebuchet MS" w:hAnsi="Trebuchet MS" w:cs="Arial"/>
              </w:rPr>
              <w:t>qu</w:t>
            </w:r>
            <w:r w:rsidR="00823FA2">
              <w:rPr>
                <w:rFonts w:ascii="Trebuchet MS" w:hAnsi="Trebuchet MS" w:cs="Arial"/>
              </w:rPr>
              <w:t>e l’utilisateur</w:t>
            </w:r>
            <w:r w:rsidR="001C1DEC">
              <w:rPr>
                <w:rFonts w:ascii="Trebuchet MS" w:hAnsi="Trebuchet MS" w:cs="Arial"/>
              </w:rPr>
              <w:t xml:space="preserve"> a </w:t>
            </w:r>
            <w:r w:rsidR="002A79CC">
              <w:rPr>
                <w:rFonts w:ascii="Trebuchet MS" w:hAnsi="Trebuchet MS" w:cs="Arial"/>
              </w:rPr>
              <w:t>énoncée. Dans ce cas l’Assistant Automatique va chercher des éléments de réponse sur le net;</w:t>
            </w:r>
          </w:p>
        </w:tc>
      </w:tr>
      <w:tr w:rsidR="00100322" w14:paraId="6E7DFBCD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20A8706F" w14:textId="28E3AD89" w:rsidR="00100322" w:rsidRDefault="00100322" w:rsidP="00FA65E7">
            <w:pPr>
              <w:spacing w:line="240" w:lineRule="auto"/>
              <w:rPr>
                <w:ins w:id="167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78EE2438" w14:textId="77777777" w:rsidR="00100322" w:rsidRDefault="00100322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62F066A3" w14:textId="2DEE7F15" w:rsidR="00100322" w:rsidRDefault="00100322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</w:t>
            </w:r>
            <w:r w:rsidR="00C169B7">
              <w:rPr>
                <w:rFonts w:ascii="Trebuchet MS" w:hAnsi="Trebuchet MS" w:cs="Arial"/>
                <w:sz w:val="24"/>
                <w:szCs w:val="24"/>
              </w:rPr>
              <w:t>2,15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sur décision de l’utilisateur et à l’étape </w:t>
            </w:r>
            <w:r w:rsidR="00347288">
              <w:rPr>
                <w:rFonts w:ascii="Trebuchet MS" w:hAnsi="Trebuchet MS" w:cs="Arial"/>
                <w:sz w:val="24"/>
                <w:szCs w:val="24"/>
              </w:rPr>
              <w:t xml:space="preserve">12 </w:t>
            </w:r>
            <w:r>
              <w:rPr>
                <w:rFonts w:ascii="Trebuchet MS" w:hAnsi="Trebuchet MS" w:cs="Arial"/>
                <w:sz w:val="24"/>
                <w:szCs w:val="24"/>
              </w:rPr>
              <w:t>par le système.</w:t>
            </w:r>
          </w:p>
          <w:p w14:paraId="3B9E6371" w14:textId="2B8B8DDC" w:rsidR="00100322" w:rsidRPr="000C6C82" w:rsidRDefault="00FA65E7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100322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100322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4659B2ED" w14:textId="77777777" w:rsidR="00100322" w:rsidRDefault="00100322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7A3215DF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100322" w14:paraId="7F82055F" w14:textId="77777777" w:rsidTr="00FA65E7">
        <w:trPr>
          <w:trHeight w:val="1541"/>
        </w:trPr>
        <w:tc>
          <w:tcPr>
            <w:tcW w:w="9351" w:type="dxa"/>
            <w:shd w:val="clear" w:color="auto" w:fill="F2F2F2" w:themeFill="background1" w:themeFillShade="F2"/>
          </w:tcPr>
          <w:p w14:paraId="7231E7F9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7F9D2913" w14:textId="458EA2FC" w:rsidR="00100322" w:rsidRDefault="00100322" w:rsidP="00FA65E7">
            <w:pPr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</w:t>
            </w:r>
            <w:r w:rsidR="00C175E0">
              <w:rPr>
                <w:rFonts w:ascii="Trebuchet MS" w:hAnsi="Trebuchet MS" w:cs="Arial"/>
                <w:sz w:val="24"/>
                <w:szCs w:val="24"/>
              </w:rPr>
              <w:t xml:space="preserve">Les </w:t>
            </w:r>
            <w:r w:rsidR="00FE0E81">
              <w:rPr>
                <w:rFonts w:ascii="Trebuchet MS" w:hAnsi="Trebuchet MS" w:cs="Arial"/>
                <w:sz w:val="24"/>
                <w:szCs w:val="24"/>
              </w:rPr>
              <w:t>types</w:t>
            </w:r>
            <w:r w:rsidR="00C175E0">
              <w:rPr>
                <w:rFonts w:ascii="Trebuchet MS" w:hAnsi="Trebuchet MS" w:cs="Arial"/>
                <w:sz w:val="24"/>
                <w:szCs w:val="24"/>
              </w:rPr>
              <w:t xml:space="preserve"> de question que l’Assistant automatique peut </w:t>
            </w:r>
            <w:r w:rsidR="009920FF">
              <w:rPr>
                <w:rFonts w:ascii="Trebuchet MS" w:hAnsi="Trebuchet MS" w:cs="Arial"/>
                <w:sz w:val="24"/>
                <w:szCs w:val="24"/>
              </w:rPr>
              <w:t>traiter</w:t>
            </w:r>
            <w:r w:rsidR="00C175E0">
              <w:rPr>
                <w:rFonts w:ascii="Trebuchet MS" w:hAnsi="Trebuchet MS" w:cs="Arial"/>
                <w:sz w:val="24"/>
                <w:szCs w:val="24"/>
              </w:rPr>
              <w:t xml:space="preserve"> doi</w:t>
            </w:r>
            <w:r w:rsidR="00A32F69">
              <w:rPr>
                <w:rFonts w:ascii="Trebuchet MS" w:hAnsi="Trebuchet MS" w:cs="Arial"/>
                <w:sz w:val="24"/>
                <w:szCs w:val="24"/>
              </w:rPr>
              <w:t>ven</w:t>
            </w:r>
            <w:r w:rsidR="00C175E0">
              <w:rPr>
                <w:rFonts w:ascii="Trebuchet MS" w:hAnsi="Trebuchet MS" w:cs="Arial"/>
                <w:sz w:val="24"/>
                <w:szCs w:val="24"/>
              </w:rPr>
              <w:t>t être précisé aux utilisateurs</w:t>
            </w:r>
            <w:r w:rsidR="009920FF">
              <w:rPr>
                <w:rFonts w:ascii="Trebuchet MS" w:hAnsi="Trebuchet MS" w:cs="Arial"/>
                <w:sz w:val="24"/>
                <w:szCs w:val="24"/>
              </w:rPr>
              <w:t> ;</w:t>
            </w:r>
          </w:p>
          <w:p w14:paraId="223D14D3" w14:textId="3F4AB7DE" w:rsidR="009920FF" w:rsidRDefault="009920FF" w:rsidP="00FA65E7">
            <w:pPr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La liste des assistants Automatiques et des techniciens doit être triée par ordre de mérite .</w:t>
            </w:r>
          </w:p>
          <w:p w14:paraId="4B3DB437" w14:textId="03962D5F" w:rsidR="00100322" w:rsidRDefault="00100322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9920FF">
              <w:rPr>
                <w:rFonts w:ascii="Trebuchet MS" w:hAnsi="Trebuchet MS" w:cs="Arial"/>
                <w:sz w:val="24"/>
                <w:szCs w:val="24"/>
              </w:rPr>
              <w:t xml:space="preserve">Le temps de </w:t>
            </w:r>
            <w:r w:rsidR="00454916">
              <w:rPr>
                <w:rFonts w:ascii="Trebuchet MS" w:hAnsi="Trebuchet MS" w:cs="Arial"/>
                <w:sz w:val="24"/>
                <w:szCs w:val="24"/>
              </w:rPr>
              <w:t>réponse</w:t>
            </w:r>
            <w:r w:rsidR="009920FF">
              <w:rPr>
                <w:rFonts w:ascii="Trebuchet MS" w:hAnsi="Trebuchet MS" w:cs="Arial"/>
                <w:sz w:val="24"/>
                <w:szCs w:val="24"/>
              </w:rPr>
              <w:t xml:space="preserve"> d’un Assistant Automatique doit être inférieur ou égale </w:t>
            </w:r>
            <w:r w:rsidR="00FA65E7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9920FF">
              <w:rPr>
                <w:rFonts w:ascii="Trebuchet MS" w:hAnsi="Trebuchet MS" w:cs="Arial"/>
                <w:sz w:val="24"/>
                <w:szCs w:val="24"/>
              </w:rPr>
              <w:t xml:space="preserve"> 10s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.</w:t>
            </w:r>
          </w:p>
          <w:p w14:paraId="193774A1" w14:textId="77777777" w:rsidR="00100322" w:rsidRDefault="00100322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  <w:tr w:rsidR="00100322" w14:paraId="5676A34F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3A151941" w14:textId="77777777" w:rsidR="00100322" w:rsidRDefault="00100322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</w:p>
        </w:tc>
      </w:tr>
    </w:tbl>
    <w:p w14:paraId="2063FF98" w14:textId="77777777" w:rsidR="00100322" w:rsidRDefault="00100322" w:rsidP="00100322">
      <w:pPr>
        <w:spacing w:line="259" w:lineRule="auto"/>
      </w:pPr>
    </w:p>
    <w:p w14:paraId="3F72848F" w14:textId="4FBB69DD" w:rsidR="007C4BEA" w:rsidRPr="00AC57D3" w:rsidRDefault="00707CF6" w:rsidP="00707CF6">
      <w:pPr>
        <w:pStyle w:val="Lgende"/>
      </w:pPr>
      <w:bookmarkStart w:id="168" w:name="_Toc95839377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12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</w:t>
      </w:r>
      <w:r w:rsidRPr="00326639">
        <w:t>Afficher les statistiques d’utilisation des équipements par catégorie ainsi que les noms des équipes qui les ont utilisés</w:t>
      </w:r>
      <w:r>
        <w:t>»</w:t>
      </w:r>
      <w:bookmarkEnd w:id="168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7C4BEA" w14:paraId="65EB2187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27543E6A" w14:textId="2E08CF2D" w:rsidR="007C4BEA" w:rsidRDefault="007C4BEA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lastRenderedPageBreak/>
              <w:t>Cas n°</w:t>
            </w:r>
            <w:r w:rsidR="00D67B55">
              <w:rPr>
                <w:rFonts w:ascii="Trebuchet MS" w:hAnsi="Trebuchet MS"/>
                <w:b/>
                <w:sz w:val="24"/>
                <w:szCs w:val="24"/>
              </w:rPr>
              <w:t>10</w:t>
            </w:r>
          </w:p>
        </w:tc>
      </w:tr>
      <w:tr w:rsidR="007C4BEA" w14:paraId="34E5B9E7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263DF145" w14:textId="315D9A39" w:rsidR="00592AA7" w:rsidRDefault="007C4BEA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1C752DA5" w14:textId="5F3D2991" w:rsidR="007C4BEA" w:rsidRDefault="007C4BEA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E74AF2" w:rsidRPr="00E74AF2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Afficher les statistiques d’utilisation des équipements par catégorie ainsi que les noms des équipes qui les ont utilisés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(package «</w:t>
            </w:r>
            <w:r w:rsidR="00592AA7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G</w:t>
            </w:r>
            <w:r w:rsidR="00E74AF2">
              <w:rPr>
                <w:rFonts w:ascii="Trebuchet MS" w:hAnsi="Trebuchet MS"/>
                <w:sz w:val="24"/>
                <w:szCs w:val="24"/>
              </w:rPr>
              <w:t>estion des Ressources Matériels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5664D687" w14:textId="1126CB7A" w:rsidR="007C4BEA" w:rsidRDefault="007C4BE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:</w:t>
            </w:r>
            <w:r w:rsidR="00592AA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Administrateur</w:t>
            </w:r>
          </w:p>
          <w:p w14:paraId="7586CCBC" w14:textId="394D82EC" w:rsidR="007C4BEA" w:rsidRDefault="007C4BE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Cela permet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B131E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l’utilisateur de savoir qui a utilisé les équipements, la quantité qu’il a utilisé, la date d’</w:t>
            </w:r>
            <w:r w:rsidR="008D19B4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utilisation, la</w:t>
            </w:r>
            <w:r w:rsidR="00B131E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raison de l’</w:t>
            </w:r>
            <w:r w:rsidR="00082B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utilisation, pour quel intervention l’équipement a été utilisé</w:t>
            </w:r>
          </w:p>
          <w:p w14:paraId="4F694461" w14:textId="02E95EC9" w:rsidR="007C4BEA" w:rsidRDefault="007C4BE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 :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14710F4A" w14:textId="77777777" w:rsidR="007C4BEA" w:rsidRDefault="007C4BE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50643963" w14:textId="6DA47684" w:rsidR="007C4BEA" w:rsidRDefault="007C4BE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:Aucune</w:t>
            </w:r>
          </w:p>
          <w:p w14:paraId="2FFA6AF3" w14:textId="09D3CCC4" w:rsidR="007C4BEA" w:rsidRDefault="007C4BEA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a demandé à </w:t>
            </w:r>
            <w:r w:rsidR="00C47E5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afficher </w:t>
            </w:r>
            <w:r w:rsidR="00BD603B" w:rsidRPr="00E74AF2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les statistiques d’utilisation des équipements</w:t>
            </w:r>
          </w:p>
        </w:tc>
      </w:tr>
      <w:tr w:rsidR="007C4BEA" w14:paraId="310DD440" w14:textId="77777777" w:rsidTr="00FA65E7">
        <w:tc>
          <w:tcPr>
            <w:tcW w:w="9351" w:type="dxa"/>
          </w:tcPr>
          <w:p w14:paraId="6C19B3A6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7C4BEA" w14:paraId="7A8393BA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7A947948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2CFDBDC9" w14:textId="788FC1E7" w:rsidR="007C4BEA" w:rsidRPr="00540038" w:rsidRDefault="007C4BEA" w:rsidP="00540038">
            <w:pPr>
              <w:pStyle w:val="Paragraphedeliste1"/>
              <w:numPr>
                <w:ilvl w:val="0"/>
                <w:numId w:val="32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</w:t>
            </w:r>
            <w:r w:rsidR="00C47E55">
              <w:rPr>
                <w:rFonts w:ascii="Trebuchet MS" w:hAnsi="Trebuchet MS" w:cs="Arial"/>
              </w:rPr>
              <w:t xml:space="preserve"> demande </w:t>
            </w:r>
            <w:r w:rsidR="00FA65E7">
              <w:rPr>
                <w:rFonts w:ascii="Trebuchet MS" w:hAnsi="Trebuchet MS" w:cs="Arial"/>
              </w:rPr>
              <w:t>à</w:t>
            </w:r>
            <w:r w:rsidR="00C47E55">
              <w:rPr>
                <w:rFonts w:ascii="Trebuchet MS" w:hAnsi="Trebuchet MS" w:cs="Arial"/>
              </w:rPr>
              <w:t xml:space="preserve"> afficher</w:t>
            </w:r>
            <w:r w:rsidR="00294620">
              <w:rPr>
                <w:rFonts w:ascii="Trebuchet MS" w:hAnsi="Trebuchet MS" w:cs="Arial"/>
              </w:rPr>
              <w:t xml:space="preserve"> la page des</w:t>
            </w:r>
            <w:r w:rsidR="00C47E55" w:rsidRPr="00540038">
              <w:rPr>
                <w:rFonts w:ascii="Trebuchet MS" w:hAnsi="Trebuchet MS" w:cs="Arial"/>
              </w:rPr>
              <w:t xml:space="preserve"> Equipements</w:t>
            </w:r>
            <w:r w:rsidRPr="00540038">
              <w:rPr>
                <w:rFonts w:ascii="Trebuchet MS" w:hAnsi="Trebuchet MS" w:cs="Arial"/>
              </w:rPr>
              <w:t>;</w:t>
            </w:r>
          </w:p>
          <w:p w14:paraId="68C3A753" w14:textId="3E0EB4C0" w:rsidR="00BD6879" w:rsidRDefault="00C47E55" w:rsidP="00FA65E7">
            <w:pPr>
              <w:pStyle w:val="Paragraphedeliste1"/>
              <w:numPr>
                <w:ilvl w:val="0"/>
                <w:numId w:val="32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 w:rsidRPr="00BD6879">
              <w:rPr>
                <w:rFonts w:ascii="Trebuchet MS" w:hAnsi="Trebuchet MS" w:cs="Arial"/>
              </w:rPr>
              <w:t xml:space="preserve">Le système affiche </w:t>
            </w:r>
            <w:r w:rsidR="00294620" w:rsidRPr="00BD6879">
              <w:rPr>
                <w:rFonts w:ascii="Trebuchet MS" w:hAnsi="Trebuchet MS" w:cs="Arial"/>
              </w:rPr>
              <w:t xml:space="preserve">la </w:t>
            </w:r>
            <w:r w:rsidR="00BD6879" w:rsidRPr="00BD6879">
              <w:rPr>
                <w:rFonts w:ascii="Trebuchet MS" w:hAnsi="Trebuchet MS" w:cs="Arial"/>
              </w:rPr>
              <w:t>lis</w:t>
            </w:r>
            <w:r w:rsidR="00BD6879">
              <w:rPr>
                <w:rFonts w:ascii="Trebuchet MS" w:hAnsi="Trebuchet MS" w:cs="Arial"/>
              </w:rPr>
              <w:t>te Complète des Equipements</w:t>
            </w:r>
            <w:r w:rsidR="00164D5A">
              <w:rPr>
                <w:rFonts w:ascii="Trebuchet MS" w:hAnsi="Trebuchet MS" w:cs="Arial"/>
              </w:rPr>
              <w:t>(a1)</w:t>
            </w:r>
            <w:r w:rsidR="00BD6879">
              <w:rPr>
                <w:rFonts w:ascii="Trebuchet MS" w:hAnsi="Trebuchet MS" w:cs="Arial"/>
              </w:rPr>
              <w:t> ;</w:t>
            </w:r>
          </w:p>
          <w:p w14:paraId="56D73BC1" w14:textId="1DF57E96" w:rsidR="00C47E55" w:rsidRPr="00BD6879" w:rsidRDefault="00C47E55" w:rsidP="00FA65E7">
            <w:pPr>
              <w:pStyle w:val="Paragraphedeliste1"/>
              <w:numPr>
                <w:ilvl w:val="0"/>
                <w:numId w:val="32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 w:rsidRPr="00BD6879">
              <w:rPr>
                <w:rFonts w:ascii="Trebuchet MS" w:hAnsi="Trebuchet MS" w:cs="Arial"/>
              </w:rPr>
              <w:t xml:space="preserve">L’utilisateur clique sur le </w:t>
            </w:r>
            <w:r w:rsidR="00294620" w:rsidRPr="00BD6879">
              <w:rPr>
                <w:rFonts w:ascii="Trebuchet MS" w:hAnsi="Trebuchet MS" w:cs="Arial"/>
              </w:rPr>
              <w:t>bouton</w:t>
            </w:r>
            <w:r w:rsidRPr="00BD6879">
              <w:rPr>
                <w:rFonts w:ascii="Trebuchet MS" w:hAnsi="Trebuchet MS" w:cs="Arial"/>
              </w:rPr>
              <w:t xml:space="preserve"> &lt;&lt;</w:t>
            </w:r>
            <w:r w:rsidR="00540038" w:rsidRPr="00BD6879">
              <w:rPr>
                <w:rFonts w:ascii="Trebuchet MS" w:hAnsi="Trebuchet MS" w:cs="Arial"/>
              </w:rPr>
              <w:t xml:space="preserve">afficher </w:t>
            </w:r>
            <w:r w:rsidR="00540038">
              <w:rPr>
                <w:rFonts w:ascii="Trebuchet MS" w:hAnsi="Trebuchet MS" w:cs="Arial"/>
              </w:rPr>
              <w:t>s</w:t>
            </w:r>
            <w:r w:rsidRPr="00BD6879">
              <w:rPr>
                <w:rFonts w:ascii="Trebuchet MS" w:hAnsi="Trebuchet MS" w:cs="Arial"/>
              </w:rPr>
              <w:t xml:space="preserve">tatistiques </w:t>
            </w:r>
            <w:r w:rsidR="00540038">
              <w:rPr>
                <w:rFonts w:ascii="Trebuchet MS" w:hAnsi="Trebuchet MS" w:cs="Arial"/>
              </w:rPr>
              <w:t>u</w:t>
            </w:r>
            <w:r w:rsidRPr="00BD6879">
              <w:rPr>
                <w:rFonts w:ascii="Trebuchet MS" w:hAnsi="Trebuchet MS" w:cs="Arial"/>
              </w:rPr>
              <w:t>tilisation Equipements&gt;&gt;</w:t>
            </w:r>
            <w:r w:rsidR="00294620" w:rsidRPr="00BD6879">
              <w:rPr>
                <w:rFonts w:ascii="Trebuchet MS" w:hAnsi="Trebuchet MS" w:cs="Arial"/>
              </w:rPr>
              <w:t> ;</w:t>
            </w:r>
          </w:p>
          <w:p w14:paraId="2E967AAD" w14:textId="4100207B" w:rsidR="00C47E55" w:rsidRDefault="00C47E55" w:rsidP="00E416C4">
            <w:pPr>
              <w:pStyle w:val="Paragraphedeliste1"/>
              <w:numPr>
                <w:ilvl w:val="0"/>
                <w:numId w:val="32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va rechercher les informations dans la base de données</w:t>
            </w:r>
            <w:r w:rsidR="00294620">
              <w:rPr>
                <w:rFonts w:ascii="Trebuchet MS" w:hAnsi="Trebuchet MS" w:cs="Arial"/>
              </w:rPr>
              <w:t xml:space="preserve"> c’est-à-dire La Liste des Equipements </w:t>
            </w:r>
            <w:r w:rsidR="000C43B8">
              <w:rPr>
                <w:rFonts w:ascii="Trebuchet MS" w:hAnsi="Trebuchet MS" w:cs="Arial"/>
              </w:rPr>
              <w:t>u</w:t>
            </w:r>
            <w:r w:rsidR="00294620">
              <w:rPr>
                <w:rFonts w:ascii="Trebuchet MS" w:hAnsi="Trebuchet MS" w:cs="Arial"/>
              </w:rPr>
              <w:t>tilisés et</w:t>
            </w:r>
            <w:r w:rsidR="000C43B8">
              <w:rPr>
                <w:rFonts w:ascii="Trebuchet MS" w:hAnsi="Trebuchet MS" w:cs="Arial"/>
              </w:rPr>
              <w:t xml:space="preserve"> celle de ceux</w:t>
            </w:r>
            <w:r w:rsidR="00294620">
              <w:rPr>
                <w:rFonts w:ascii="Trebuchet MS" w:hAnsi="Trebuchet MS" w:cs="Arial"/>
              </w:rPr>
              <w:t xml:space="preserve"> </w:t>
            </w:r>
            <w:r w:rsidR="000C43B8">
              <w:rPr>
                <w:rFonts w:ascii="Trebuchet MS" w:hAnsi="Trebuchet MS" w:cs="Arial"/>
              </w:rPr>
              <w:t>e</w:t>
            </w:r>
            <w:r w:rsidR="00294620">
              <w:rPr>
                <w:rFonts w:ascii="Trebuchet MS" w:hAnsi="Trebuchet MS" w:cs="Arial"/>
              </w:rPr>
              <w:t>n</w:t>
            </w:r>
            <w:r w:rsidR="000C43B8">
              <w:rPr>
                <w:rFonts w:ascii="Trebuchet MS" w:hAnsi="Trebuchet MS" w:cs="Arial"/>
              </w:rPr>
              <w:t xml:space="preserve"> </w:t>
            </w:r>
            <w:r w:rsidR="00294620">
              <w:rPr>
                <w:rFonts w:ascii="Trebuchet MS" w:hAnsi="Trebuchet MS" w:cs="Arial"/>
              </w:rPr>
              <w:t>cours d’utilisation, Les Informations sur leurs utilisateurs, Les informations d’utilisation(la raison de l’utilisation, la date l’heure, L’intervention pour laquelle l’équipement est en cours d’utilisation ou a été utilisé)</w:t>
            </w:r>
            <w:r w:rsidR="00BD6879">
              <w:rPr>
                <w:rFonts w:ascii="Trebuchet MS" w:hAnsi="Trebuchet MS" w:cs="Arial"/>
              </w:rPr>
              <w:t>et trie la liste complète des équipements en fonction de la demande</w:t>
            </w:r>
            <w:r w:rsidR="00353EE2">
              <w:rPr>
                <w:rFonts w:ascii="Trebuchet MS" w:hAnsi="Trebuchet MS" w:cs="Arial"/>
              </w:rPr>
              <w:t xml:space="preserve"> d’affichage </w:t>
            </w:r>
            <w:r w:rsidR="00BD6879">
              <w:rPr>
                <w:rFonts w:ascii="Trebuchet MS" w:hAnsi="Trebuchet MS" w:cs="Arial"/>
              </w:rPr>
              <w:t xml:space="preserve"> de l’utilisateur</w:t>
            </w:r>
            <w:r w:rsidR="00CD61C8">
              <w:rPr>
                <w:rFonts w:ascii="Trebuchet MS" w:hAnsi="Trebuchet MS" w:cs="Arial"/>
              </w:rPr>
              <w:t>(b.1)</w:t>
            </w:r>
            <w:r>
              <w:rPr>
                <w:rFonts w:ascii="Trebuchet MS" w:hAnsi="Trebuchet MS" w:cs="Arial"/>
              </w:rPr>
              <w:t>;</w:t>
            </w:r>
          </w:p>
          <w:p w14:paraId="7A211561" w14:textId="771B7068" w:rsidR="00A03B7C" w:rsidRDefault="00A03B7C" w:rsidP="00E416C4">
            <w:pPr>
              <w:pStyle w:val="Paragraphedeliste1"/>
              <w:numPr>
                <w:ilvl w:val="0"/>
                <w:numId w:val="32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affiche les informations recueillis  </w:t>
            </w:r>
            <w:r w:rsidR="00F12410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l’utilisateur ;</w:t>
            </w:r>
          </w:p>
          <w:p w14:paraId="108E83B4" w14:textId="77777777" w:rsidR="00294620" w:rsidRDefault="00294620" w:rsidP="00294620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425"/>
              <w:jc w:val="both"/>
              <w:rPr>
                <w:rFonts w:ascii="Trebuchet MS" w:hAnsi="Trebuchet MS" w:cs="Arial"/>
              </w:rPr>
            </w:pPr>
          </w:p>
          <w:p w14:paraId="46A25D4F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5DE26B9A" w14:textId="01A1FB2E" w:rsidR="007C4BEA" w:rsidRDefault="007C4BE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CD61C8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décide de quitter la page </w:t>
            </w:r>
            <w:r w:rsidR="007775EF">
              <w:rPr>
                <w:rFonts w:ascii="Trebuchet MS" w:hAnsi="Trebuchet MS" w:cs="Arial"/>
              </w:rPr>
              <w:t>des Equipements</w:t>
            </w:r>
            <w:r>
              <w:rPr>
                <w:rFonts w:ascii="Trebuchet MS" w:hAnsi="Trebuchet MS" w:cs="Arial"/>
              </w:rPr>
              <w:t>.</w:t>
            </w:r>
          </w:p>
          <w:p w14:paraId="5246CCDC" w14:textId="77777777" w:rsidR="007C4BEA" w:rsidRDefault="007C4BE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012DEC91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59D92594" w14:textId="59C739D9" w:rsidR="007C4BEA" w:rsidRDefault="007C4BE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b</w:t>
            </w:r>
            <w:r w:rsidR="008269B1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1E3245">
              <w:rPr>
                <w:rFonts w:ascii="Trebuchet MS" w:hAnsi="Trebuchet MS" w:cs="Arial"/>
              </w:rPr>
              <w:t xml:space="preserve">Le système </w:t>
            </w:r>
            <w:r w:rsidR="00C10190">
              <w:rPr>
                <w:rFonts w:ascii="Trebuchet MS" w:hAnsi="Trebuchet MS" w:cs="Arial"/>
              </w:rPr>
              <w:t>n’a</w:t>
            </w:r>
            <w:r w:rsidR="001E3245">
              <w:rPr>
                <w:rFonts w:ascii="Trebuchet MS" w:hAnsi="Trebuchet MS" w:cs="Arial"/>
              </w:rPr>
              <w:t xml:space="preserve"> pas pu afficher les informations recherchées par l’utilisateur</w:t>
            </w:r>
            <w:r>
              <w:rPr>
                <w:rFonts w:ascii="Trebuchet MS" w:hAnsi="Trebuchet MS" w:cs="Arial"/>
              </w:rPr>
              <w:t xml:space="preserve">  .</w:t>
            </w:r>
          </w:p>
        </w:tc>
      </w:tr>
      <w:tr w:rsidR="007C4BEA" w14:paraId="156887D3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24C740A1" w14:textId="2F74AF8F" w:rsidR="007C4BEA" w:rsidRDefault="007C4BEA" w:rsidP="00FA65E7">
            <w:pPr>
              <w:spacing w:line="240" w:lineRule="auto"/>
              <w:rPr>
                <w:ins w:id="169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et </w:t>
            </w:r>
            <w:r w:rsidR="00FA65E7"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</w:p>
          <w:p w14:paraId="0B073649" w14:textId="77777777" w:rsidR="007C4BEA" w:rsidRDefault="007C4BEA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2EBA412C" w14:textId="06908808" w:rsidR="007C4BEA" w:rsidRDefault="007C4BEA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scénario nominal : à l’étape </w:t>
            </w:r>
            <w:r w:rsidR="00C10190">
              <w:rPr>
                <w:rFonts w:ascii="Trebuchet MS" w:hAnsi="Trebuchet MS" w:cs="Arial"/>
                <w:sz w:val="24"/>
                <w:szCs w:val="24"/>
              </w:rPr>
              <w:t>2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sur décision de l’utilisateur</w:t>
            </w:r>
            <w:r w:rsidR="008E217F">
              <w:rPr>
                <w:rFonts w:ascii="Trebuchet MS" w:hAnsi="Trebuchet MS" w:cs="Arial"/>
                <w:sz w:val="24"/>
                <w:szCs w:val="24"/>
              </w:rPr>
              <w:t> .</w:t>
            </w:r>
          </w:p>
          <w:p w14:paraId="3A6306BB" w14:textId="068BE276" w:rsidR="007C4BEA" w:rsidRPr="000C6C82" w:rsidRDefault="00FA65E7" w:rsidP="00FA65E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Postconditions</w:t>
            </w:r>
            <w:r w:rsidR="007C4BEA">
              <w:rPr>
                <w:rFonts w:ascii="Trebuchet MS" w:hAnsi="Trebuchet MS" w:cs="Arial"/>
                <w:b/>
                <w:sz w:val="24"/>
                <w:szCs w:val="24"/>
              </w:rPr>
              <w:t xml:space="preserve"> : </w:t>
            </w:r>
            <w:r w:rsidR="007C4BEA"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0406144C" w14:textId="77777777" w:rsidR="007C4BEA" w:rsidRDefault="007C4BEA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78454B59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7C4BEA" w14:paraId="28032CF6" w14:textId="77777777" w:rsidTr="00FA65E7">
        <w:trPr>
          <w:trHeight w:val="1541"/>
        </w:trPr>
        <w:tc>
          <w:tcPr>
            <w:tcW w:w="9351" w:type="dxa"/>
            <w:shd w:val="clear" w:color="auto" w:fill="F2F2F2" w:themeFill="background1" w:themeFillShade="F2"/>
          </w:tcPr>
          <w:p w14:paraId="662F721B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COMPLÉMENT</w:t>
            </w:r>
          </w:p>
          <w:p w14:paraId="45396873" w14:textId="3C3AC053" w:rsidR="007C4BEA" w:rsidRDefault="007C4BEA" w:rsidP="00FA65E7">
            <w:pPr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 </w:t>
            </w:r>
            <w:r w:rsidR="00FA65E7">
              <w:rPr>
                <w:rFonts w:ascii="Trebuchet MS" w:hAnsi="Trebuchet MS" w:cs="Arial"/>
                <w:sz w:val="24"/>
                <w:szCs w:val="24"/>
              </w:rPr>
              <w:t>L’affichage</w:t>
            </w:r>
            <w:r w:rsidR="008D4CA3">
              <w:rPr>
                <w:rFonts w:ascii="Trebuchet MS" w:hAnsi="Trebuchet MS" w:cs="Arial"/>
                <w:sz w:val="24"/>
                <w:szCs w:val="24"/>
              </w:rPr>
              <w:t xml:space="preserve"> des statistiques d’utilisation doit se faire sur la même page que celle des </w:t>
            </w:r>
            <w:r w:rsidR="00164D5A">
              <w:rPr>
                <w:rFonts w:ascii="Trebuchet MS" w:hAnsi="Trebuchet MS" w:cs="Arial"/>
                <w:sz w:val="24"/>
                <w:szCs w:val="24"/>
              </w:rPr>
              <w:t xml:space="preserve">autres </w:t>
            </w:r>
            <w:r w:rsidR="008D4CA3">
              <w:rPr>
                <w:rFonts w:ascii="Trebuchet MS" w:hAnsi="Trebuchet MS" w:cs="Arial"/>
                <w:sz w:val="24"/>
                <w:szCs w:val="24"/>
              </w:rPr>
              <w:t xml:space="preserve">Informations </w:t>
            </w:r>
            <w:r w:rsidR="00164D5A">
              <w:rPr>
                <w:rFonts w:ascii="Trebuchet MS" w:hAnsi="Trebuchet MS" w:cs="Arial"/>
                <w:sz w:val="24"/>
                <w:szCs w:val="24"/>
              </w:rPr>
              <w:t xml:space="preserve">concernant les </w:t>
            </w:r>
            <w:r w:rsidR="008D4CA3">
              <w:rPr>
                <w:rFonts w:ascii="Trebuchet MS" w:hAnsi="Trebuchet MS" w:cs="Arial"/>
                <w:sz w:val="24"/>
                <w:szCs w:val="24"/>
              </w:rPr>
              <w:t>Equipements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4668DA2B" w14:textId="024C4BE4" w:rsidR="007C4BEA" w:rsidRDefault="007C4BEA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8D4CA3">
              <w:rPr>
                <w:rFonts w:ascii="Trebuchet MS" w:hAnsi="Trebuchet MS" w:cs="Arial"/>
                <w:sz w:val="24"/>
                <w:szCs w:val="24"/>
              </w:rPr>
              <w:t xml:space="preserve">L’Affichage doit se faire en 6s tout a </w:t>
            </w:r>
            <w:r w:rsidR="00FA65E7">
              <w:rPr>
                <w:rFonts w:ascii="Trebuchet MS" w:hAnsi="Trebuchet MS" w:cs="Arial"/>
                <w:sz w:val="24"/>
                <w:szCs w:val="24"/>
              </w:rPr>
              <w:t>plus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.</w:t>
            </w:r>
          </w:p>
          <w:p w14:paraId="3F868E05" w14:textId="77777777" w:rsidR="007C4BEA" w:rsidRDefault="007C4BEA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  <w:tr w:rsidR="007C4BEA" w14:paraId="6EF51BB7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CE0965C" w14:textId="77777777" w:rsidR="007C4BEA" w:rsidRDefault="007C4BE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</w:p>
        </w:tc>
      </w:tr>
    </w:tbl>
    <w:p w14:paraId="7DB2764E" w14:textId="4EE889C8" w:rsidR="00100322" w:rsidRDefault="00100322" w:rsidP="008B5181">
      <w:pPr>
        <w:spacing w:line="259" w:lineRule="auto"/>
      </w:pPr>
    </w:p>
    <w:p w14:paraId="49FA8FC7" w14:textId="2C6AA221" w:rsidR="009D751A" w:rsidRDefault="009D751A" w:rsidP="008B5181">
      <w:pPr>
        <w:spacing w:line="259" w:lineRule="auto"/>
      </w:pPr>
    </w:p>
    <w:p w14:paraId="0C662433" w14:textId="1EE7F00C" w:rsidR="009D751A" w:rsidRPr="00AC57D3" w:rsidRDefault="009D751A" w:rsidP="00F25DCF">
      <w:pPr>
        <w:pStyle w:val="Lgende"/>
      </w:pPr>
    </w:p>
    <w:p w14:paraId="24A292EE" w14:textId="6960948F" w:rsidR="00707CF6" w:rsidRDefault="00707CF6" w:rsidP="00707CF6">
      <w:pPr>
        <w:pStyle w:val="Lgende"/>
        <w:keepNext/>
      </w:pPr>
      <w:bookmarkStart w:id="170" w:name="_Toc95839378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13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</w:rPr>
        <w:t>Demander un Equipement</w:t>
      </w:r>
      <w:r>
        <w:t> »</w:t>
      </w:r>
      <w:bookmarkEnd w:id="170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9D751A" w14:paraId="77C88E36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45876F60" w14:textId="2320509F" w:rsidR="009D751A" w:rsidRDefault="009D751A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164D5A">
              <w:rPr>
                <w:rFonts w:ascii="Trebuchet MS" w:hAnsi="Trebuchet MS"/>
                <w:b/>
                <w:sz w:val="24"/>
                <w:szCs w:val="24"/>
              </w:rPr>
              <w:t>11</w:t>
            </w:r>
          </w:p>
        </w:tc>
      </w:tr>
      <w:tr w:rsidR="009D751A" w14:paraId="3E718972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6404B3BD" w14:textId="77777777" w:rsidR="009D751A" w:rsidRDefault="009D751A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237038E5" w14:textId="032773AB" w:rsidR="009D751A" w:rsidRDefault="009D751A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753F65" w:rsidRPr="00753F65">
              <w:rPr>
                <w:rFonts w:ascii="Trebuchet MS" w:hAnsi="Trebuchet MS"/>
                <w:sz w:val="24"/>
                <w:szCs w:val="24"/>
              </w:rPr>
              <w:t>Demander un Equipement</w:t>
            </w:r>
            <w:r w:rsidR="00753F65">
              <w:t> </w:t>
            </w:r>
            <w:r w:rsidR="00753F65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(package «</w:t>
            </w:r>
            <w:r w:rsidR="00223B2D">
              <w:rPr>
                <w:rFonts w:ascii="Trebuchet MS" w:hAnsi="Trebuchet MS"/>
                <w:sz w:val="24"/>
                <w:szCs w:val="24"/>
              </w:rPr>
              <w:t>Gestion</w:t>
            </w:r>
            <w:r w:rsidR="00592AA7">
              <w:rPr>
                <w:rFonts w:ascii="Trebuchet MS" w:hAnsi="Trebuchet MS"/>
                <w:sz w:val="24"/>
                <w:szCs w:val="24"/>
              </w:rPr>
              <w:t xml:space="preserve"> des </w:t>
            </w:r>
            <w:r w:rsidR="00223B2D">
              <w:rPr>
                <w:rFonts w:ascii="Trebuchet MS" w:hAnsi="Trebuchet MS"/>
                <w:sz w:val="24"/>
                <w:szCs w:val="24"/>
              </w:rPr>
              <w:t xml:space="preserve"> Ressource</w:t>
            </w:r>
            <w:r w:rsidR="00592AA7">
              <w:rPr>
                <w:rFonts w:ascii="Trebuchet MS" w:hAnsi="Trebuchet MS"/>
                <w:sz w:val="24"/>
                <w:szCs w:val="24"/>
              </w:rPr>
              <w:t>s</w:t>
            </w:r>
            <w:r w:rsidR="00223B2D">
              <w:rPr>
                <w:rFonts w:ascii="Trebuchet MS" w:hAnsi="Trebuchet MS"/>
                <w:sz w:val="24"/>
                <w:szCs w:val="24"/>
              </w:rPr>
              <w:t xml:space="preserve"> Matériel</w:t>
            </w:r>
            <w:r w:rsidR="00592AA7">
              <w:rPr>
                <w:rFonts w:ascii="Trebuchet MS" w:hAnsi="Trebuchet MS"/>
                <w:sz w:val="24"/>
                <w:szCs w:val="24"/>
              </w:rPr>
              <w:t>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23437DDD" w14:textId="029B796B" w:rsidR="009D751A" w:rsidRDefault="009D751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</w:t>
            </w:r>
            <w:r w:rsidR="000C1FF2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Technicien, Administrateur .</w:t>
            </w:r>
          </w:p>
          <w:p w14:paraId="6F404480" w14:textId="061A1C41" w:rsidR="009D751A" w:rsidRDefault="009D751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6668B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Cette </w:t>
            </w:r>
            <w:r w:rsidR="00B2188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fonctionnalité</w:t>
            </w:r>
            <w:r w:rsidR="00FE16FA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permet à un technicien d’avoir la possibilité</w:t>
            </w:r>
            <w:r w:rsidR="006668B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de demander un Equipement pendant une Intervention lorsque les réalités du terrain nécessitent un autre équipement que ceux qui lui ont été affecté avant et pour l’intervention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. </w:t>
            </w:r>
          </w:p>
          <w:p w14:paraId="0F90CBB4" w14:textId="1DD61A66" w:rsidR="009D751A" w:rsidRDefault="009D751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 :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40E36CC4" w14:textId="77777777" w:rsidR="009D751A" w:rsidRDefault="009D751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6FD073C4" w14:textId="0D8E8CA0" w:rsidR="009D751A" w:rsidRDefault="009D751A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:Il faut </w:t>
            </w:r>
            <w:r w:rsidR="00DF55C6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que l’utilisateur soit en pleine Intervention.</w:t>
            </w:r>
          </w:p>
          <w:p w14:paraId="2AF61ADE" w14:textId="1A25D96C" w:rsidR="009D751A" w:rsidRDefault="009D751A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22612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l’Utilisateur clique sur le bouton &lt;&lt;demander un </w:t>
            </w:r>
            <w:r w:rsidR="00C760B5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équipement</w:t>
            </w:r>
            <w:r w:rsidR="0022612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&gt;&gt;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</w:tc>
      </w:tr>
      <w:tr w:rsidR="009D751A" w14:paraId="7513664B" w14:textId="77777777" w:rsidTr="00FA65E7">
        <w:tc>
          <w:tcPr>
            <w:tcW w:w="9351" w:type="dxa"/>
          </w:tcPr>
          <w:p w14:paraId="24B2A93E" w14:textId="77777777" w:rsidR="009D751A" w:rsidRDefault="009D751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9D751A" w14:paraId="5DF28AEE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044842FC" w14:textId="77777777" w:rsidR="009D751A" w:rsidRDefault="009D751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37A4855C" w14:textId="1FD348FE" w:rsidR="009D751A" w:rsidRPr="009F051D" w:rsidRDefault="009D751A" w:rsidP="009F051D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F2273B">
              <w:rPr>
                <w:rFonts w:ascii="Trebuchet MS" w:hAnsi="Trebuchet MS" w:cs="Arial"/>
              </w:rPr>
              <w:t>clique sur le bouton &lt;&lt;demander un équipement&gt;&gt;</w:t>
            </w:r>
            <w:r>
              <w:rPr>
                <w:rFonts w:ascii="Trebuchet MS" w:hAnsi="Trebuchet MS" w:cs="Arial"/>
              </w:rPr>
              <w:t>;</w:t>
            </w:r>
          </w:p>
          <w:p w14:paraId="1826E924" w14:textId="095D78BE" w:rsidR="00E05EAE" w:rsidRDefault="00E05EAE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affiche la liste des Equipements</w:t>
            </w:r>
            <w:r w:rsidR="009F051D">
              <w:rPr>
                <w:rFonts w:ascii="Trebuchet MS" w:hAnsi="Trebuchet MS" w:cs="Arial"/>
              </w:rPr>
              <w:t xml:space="preserve"> et demande </w:t>
            </w:r>
            <w:r w:rsidR="00FA65E7">
              <w:rPr>
                <w:rFonts w:ascii="Trebuchet MS" w:hAnsi="Trebuchet MS" w:cs="Arial"/>
              </w:rPr>
              <w:t>à</w:t>
            </w:r>
            <w:r w:rsidR="009F051D">
              <w:rPr>
                <w:rFonts w:ascii="Trebuchet MS" w:hAnsi="Trebuchet MS" w:cs="Arial"/>
              </w:rPr>
              <w:t xml:space="preserve"> l’utilisateur de choisir l</w:t>
            </w:r>
            <w:r w:rsidR="003A49FE">
              <w:rPr>
                <w:rFonts w:ascii="Trebuchet MS" w:hAnsi="Trebuchet MS" w:cs="Arial"/>
              </w:rPr>
              <w:t xml:space="preserve">es </w:t>
            </w:r>
            <w:r w:rsidR="009F051D">
              <w:rPr>
                <w:rFonts w:ascii="Trebuchet MS" w:hAnsi="Trebuchet MS" w:cs="Arial"/>
              </w:rPr>
              <w:t>équipement</w:t>
            </w:r>
            <w:r w:rsidR="003A49FE">
              <w:rPr>
                <w:rFonts w:ascii="Trebuchet MS" w:hAnsi="Trebuchet MS" w:cs="Arial"/>
              </w:rPr>
              <w:t>s</w:t>
            </w:r>
            <w:r w:rsidR="009F051D">
              <w:rPr>
                <w:rFonts w:ascii="Trebuchet MS" w:hAnsi="Trebuchet MS" w:cs="Arial"/>
              </w:rPr>
              <w:t xml:space="preserve"> qu’il veut qu’on lui </w:t>
            </w:r>
            <w:r w:rsidR="004F0E84">
              <w:rPr>
                <w:rFonts w:ascii="Trebuchet MS" w:hAnsi="Trebuchet MS" w:cs="Arial"/>
              </w:rPr>
              <w:t>donne</w:t>
            </w:r>
            <w:r w:rsidR="009F051D">
              <w:rPr>
                <w:rFonts w:ascii="Trebuchet MS" w:hAnsi="Trebuchet MS" w:cs="Arial"/>
              </w:rPr>
              <w:t> ;</w:t>
            </w:r>
          </w:p>
          <w:p w14:paraId="61EDCCE4" w14:textId="094DB6FE" w:rsidR="00157802" w:rsidRDefault="00157802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sélectionne les équipements qu’il veut demander parmi la liste des équipements affichés par le système ;</w:t>
            </w:r>
          </w:p>
          <w:p w14:paraId="0571E606" w14:textId="6843353E" w:rsidR="002262C6" w:rsidRDefault="002262C6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clique sur le bouton &lt;&lt;</w:t>
            </w:r>
            <w:r w:rsidR="00313E7C">
              <w:rPr>
                <w:rFonts w:ascii="Trebuchet MS" w:hAnsi="Trebuchet MS" w:cs="Arial"/>
              </w:rPr>
              <w:t>Envoyer</w:t>
            </w:r>
            <w:r w:rsidR="00160158">
              <w:rPr>
                <w:rFonts w:ascii="Trebuchet MS" w:hAnsi="Trebuchet MS" w:cs="Arial"/>
              </w:rPr>
              <w:t xml:space="preserve"> la demande</w:t>
            </w:r>
            <w:r>
              <w:rPr>
                <w:rFonts w:ascii="Trebuchet MS" w:hAnsi="Trebuchet MS" w:cs="Arial"/>
              </w:rPr>
              <w:t>&gt;&gt;</w:t>
            </w:r>
            <w:r w:rsidR="00BD48F6">
              <w:rPr>
                <w:rFonts w:ascii="Trebuchet MS" w:hAnsi="Trebuchet MS" w:cs="Arial"/>
              </w:rPr>
              <w:t> ;</w:t>
            </w:r>
          </w:p>
          <w:p w14:paraId="5BCE6582" w14:textId="1832B04F" w:rsidR="00581498" w:rsidRDefault="00581498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demande confirmation auprès de </w:t>
            </w:r>
            <w:r w:rsidR="00624056">
              <w:rPr>
                <w:rFonts w:ascii="Trebuchet MS" w:hAnsi="Trebuchet MS" w:cs="Arial"/>
              </w:rPr>
              <w:t>l</w:t>
            </w:r>
            <w:r>
              <w:rPr>
                <w:rFonts w:ascii="Trebuchet MS" w:hAnsi="Trebuchet MS" w:cs="Arial"/>
              </w:rPr>
              <w:t>’utilisateur</w:t>
            </w:r>
            <w:r w:rsidR="0001333D">
              <w:rPr>
                <w:rFonts w:ascii="Trebuchet MS" w:hAnsi="Trebuchet MS" w:cs="Arial"/>
              </w:rPr>
              <w:t>(a1)</w:t>
            </w:r>
            <w:r w:rsidR="001635A4">
              <w:rPr>
                <w:rFonts w:ascii="Trebuchet MS" w:hAnsi="Trebuchet MS" w:cs="Arial"/>
              </w:rPr>
              <w:t>;</w:t>
            </w:r>
          </w:p>
          <w:p w14:paraId="0C8E25D4" w14:textId="71CEBFC8" w:rsidR="001635A4" w:rsidRDefault="001635A4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confirme</w:t>
            </w:r>
            <w:r w:rsidR="00FC32B7">
              <w:rPr>
                <w:rFonts w:ascii="Trebuchet MS" w:hAnsi="Trebuchet MS" w:cs="Arial"/>
              </w:rPr>
              <w:t xml:space="preserve"> </w:t>
            </w:r>
            <w:r>
              <w:rPr>
                <w:rFonts w:ascii="Trebuchet MS" w:hAnsi="Trebuchet MS" w:cs="Arial"/>
              </w:rPr>
              <w:t xml:space="preserve"> la demande d’équipement ;</w:t>
            </w:r>
          </w:p>
          <w:p w14:paraId="790043FA" w14:textId="392FE643" w:rsidR="006C5A05" w:rsidRDefault="006C5A05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 </w:t>
            </w:r>
            <w:r w:rsidR="003A49FE">
              <w:rPr>
                <w:rFonts w:ascii="Trebuchet MS" w:hAnsi="Trebuchet MS" w:cs="Arial"/>
              </w:rPr>
              <w:t>système</w:t>
            </w:r>
            <w:r>
              <w:rPr>
                <w:rFonts w:ascii="Trebuchet MS" w:hAnsi="Trebuchet MS" w:cs="Arial"/>
              </w:rPr>
              <w:t xml:space="preserve"> récupère le</w:t>
            </w:r>
            <w:r w:rsidR="003A49FE">
              <w:rPr>
                <w:rFonts w:ascii="Trebuchet MS" w:hAnsi="Trebuchet MS" w:cs="Arial"/>
              </w:rPr>
              <w:t>s</w:t>
            </w:r>
            <w:r>
              <w:rPr>
                <w:rFonts w:ascii="Trebuchet MS" w:hAnsi="Trebuchet MS" w:cs="Arial"/>
              </w:rPr>
              <w:t xml:space="preserve"> choix</w:t>
            </w:r>
            <w:r w:rsidR="003A49FE">
              <w:rPr>
                <w:rFonts w:ascii="Trebuchet MS" w:hAnsi="Trebuchet MS" w:cs="Arial"/>
              </w:rPr>
              <w:t xml:space="preserve"> de l’utilisateur et les sauvegarde dans  la base de </w:t>
            </w:r>
            <w:r w:rsidR="00C760B5">
              <w:rPr>
                <w:rFonts w:ascii="Trebuchet MS" w:hAnsi="Trebuchet MS" w:cs="Arial"/>
              </w:rPr>
              <w:t>données ;</w:t>
            </w:r>
          </w:p>
          <w:p w14:paraId="7DA17566" w14:textId="29C1AC12" w:rsidR="00C760B5" w:rsidRPr="00E05EAE" w:rsidRDefault="00C760B5" w:rsidP="00FA65E7">
            <w:pPr>
              <w:pStyle w:val="Paragraphedeliste1"/>
              <w:numPr>
                <w:ilvl w:val="0"/>
                <w:numId w:val="34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envoi des Notifications a l’administrateur pour l’informer de la demande d</w:t>
            </w:r>
            <w:r w:rsidR="00652FB0">
              <w:rPr>
                <w:rFonts w:ascii="Trebuchet MS" w:hAnsi="Trebuchet MS" w:cs="Arial"/>
              </w:rPr>
              <w:t xml:space="preserve">u </w:t>
            </w:r>
            <w:r w:rsidR="00AB69D6">
              <w:rPr>
                <w:rFonts w:ascii="Trebuchet MS" w:hAnsi="Trebuchet MS" w:cs="Arial"/>
              </w:rPr>
              <w:t>technicien</w:t>
            </w:r>
            <w:r w:rsidR="001635A4">
              <w:rPr>
                <w:rFonts w:ascii="Trebuchet MS" w:hAnsi="Trebuchet MS" w:cs="Arial"/>
              </w:rPr>
              <w:t>;</w:t>
            </w:r>
          </w:p>
          <w:p w14:paraId="3D9CF935" w14:textId="77777777" w:rsidR="009D751A" w:rsidRDefault="009D751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4A11377A" w14:textId="51FD800E" w:rsidR="009D751A" w:rsidRDefault="009D751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611E69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décide d’annuler </w:t>
            </w:r>
            <w:r w:rsidR="00A11110">
              <w:rPr>
                <w:rFonts w:ascii="Trebuchet MS" w:hAnsi="Trebuchet MS" w:cs="Arial"/>
              </w:rPr>
              <w:t>la demande d’</w:t>
            </w:r>
            <w:r w:rsidR="00FA65E7">
              <w:rPr>
                <w:rFonts w:ascii="Trebuchet MS" w:hAnsi="Trebuchet MS" w:cs="Arial"/>
              </w:rPr>
              <w:t>équipement</w:t>
            </w:r>
            <w:r>
              <w:rPr>
                <w:rFonts w:ascii="Trebuchet MS" w:hAnsi="Trebuchet MS" w:cs="Arial"/>
              </w:rPr>
              <w:t>.</w:t>
            </w:r>
          </w:p>
          <w:p w14:paraId="118A1944" w14:textId="77777777" w:rsidR="009D751A" w:rsidRDefault="009D751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79F8064A" w14:textId="77777777" w:rsidR="009D751A" w:rsidRDefault="009D751A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3B1634C0" w14:textId="1BCC64FA" w:rsidR="009D751A" w:rsidRDefault="009D751A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</w:t>
            </w:r>
            <w:r w:rsidR="00511307">
              <w:rPr>
                <w:rFonts w:ascii="Trebuchet MS" w:hAnsi="Trebuchet MS" w:cs="Arial"/>
              </w:rPr>
              <w:t xml:space="preserve">  b.1-</w:t>
            </w:r>
            <w:r w:rsidR="006A1529">
              <w:rPr>
                <w:rFonts w:ascii="Trebuchet MS" w:hAnsi="Trebuchet MS" w:cs="Arial"/>
              </w:rPr>
              <w:t>La liste des équipements est vide, le</w:t>
            </w:r>
            <w:r w:rsidR="00511307">
              <w:rPr>
                <w:rFonts w:ascii="Trebuchet MS" w:hAnsi="Trebuchet MS" w:cs="Arial"/>
              </w:rPr>
              <w:t xml:space="preserve"> système ne </w:t>
            </w:r>
            <w:r w:rsidR="002339F7">
              <w:rPr>
                <w:rFonts w:ascii="Trebuchet MS" w:hAnsi="Trebuchet MS" w:cs="Arial"/>
              </w:rPr>
              <w:t>re</w:t>
            </w:r>
            <w:r w:rsidR="00511307">
              <w:rPr>
                <w:rFonts w:ascii="Trebuchet MS" w:hAnsi="Trebuchet MS" w:cs="Arial"/>
              </w:rPr>
              <w:t>trouve aucun équipement dans la base de données</w:t>
            </w:r>
            <w:r>
              <w:rPr>
                <w:rFonts w:ascii="Trebuchet MS" w:hAnsi="Trebuchet MS" w:cs="Arial"/>
              </w:rPr>
              <w:t>;</w:t>
            </w:r>
          </w:p>
        </w:tc>
      </w:tr>
      <w:tr w:rsidR="00511307" w14:paraId="10CFCEB5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4A3A1E3C" w14:textId="77777777" w:rsidR="00511307" w:rsidRDefault="00511307" w:rsidP="00511307">
            <w:pPr>
              <w:spacing w:line="240" w:lineRule="auto"/>
              <w:rPr>
                <w:ins w:id="171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Fin et postconditions</w:t>
            </w:r>
          </w:p>
          <w:p w14:paraId="32A6C91A" w14:textId="77777777" w:rsidR="00511307" w:rsidRDefault="00511307" w:rsidP="0051130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437DB41A" w14:textId="0E4C2C58" w:rsidR="00511307" w:rsidRDefault="00511307" w:rsidP="0051130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>scénario nominal : à l’étape 5 sur décision de l’utilisateur </w:t>
            </w:r>
            <w:r w:rsidR="00FD3A42">
              <w:rPr>
                <w:rFonts w:ascii="Trebuchet MS" w:hAnsi="Trebuchet MS" w:cs="Arial"/>
                <w:sz w:val="24"/>
                <w:szCs w:val="24"/>
              </w:rPr>
              <w:t>,</w:t>
            </w:r>
            <w:r w:rsidR="00366F86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FD3A42">
              <w:rPr>
                <w:rFonts w:ascii="Trebuchet MS" w:hAnsi="Trebuchet MS" w:cs="Arial"/>
                <w:sz w:val="24"/>
                <w:szCs w:val="24"/>
              </w:rPr>
              <w:t xml:space="preserve"> l’étape 2 par le système 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48731220" w14:textId="77777777" w:rsidR="00511307" w:rsidRPr="000C6C82" w:rsidRDefault="00511307" w:rsidP="00511307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Postconditions : </w:t>
            </w:r>
            <w:r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018B36D0" w14:textId="77777777" w:rsidR="00511307" w:rsidRDefault="00511307" w:rsidP="0051130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0F60D4C9" w14:textId="77777777" w:rsidR="00511307" w:rsidRDefault="00511307" w:rsidP="0051130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511307" w14:paraId="51F5FA74" w14:textId="77777777" w:rsidTr="00A34D50">
        <w:trPr>
          <w:trHeight w:val="1541"/>
        </w:trPr>
        <w:tc>
          <w:tcPr>
            <w:tcW w:w="9351" w:type="dxa"/>
            <w:shd w:val="clear" w:color="auto" w:fill="F2F2F2" w:themeFill="background1" w:themeFillShade="F2"/>
          </w:tcPr>
          <w:p w14:paraId="0F39A543" w14:textId="77777777" w:rsidR="00511307" w:rsidRDefault="00511307" w:rsidP="0051130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COMPLÉMENT</w:t>
            </w:r>
          </w:p>
          <w:p w14:paraId="717C0EFD" w14:textId="62C0B053" w:rsidR="00511307" w:rsidRDefault="00511307" w:rsidP="0051130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:La liste des équipements doit être trié en </w:t>
            </w:r>
            <w:r w:rsidR="00E21904">
              <w:rPr>
                <w:rFonts w:ascii="Trebuchet MS" w:hAnsi="Trebuchet MS" w:cs="Arial"/>
                <w:sz w:val="24"/>
                <w:szCs w:val="24"/>
              </w:rPr>
              <w:t>fonction de leurs disponibilités.</w:t>
            </w:r>
          </w:p>
          <w:p w14:paraId="3F580702" w14:textId="2AFBCCF4" w:rsidR="00511307" w:rsidRPr="00A34D50" w:rsidRDefault="00511307" w:rsidP="00511307">
            <w:p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:la liste équipements disponibles doit apparaitre en moins de 5s et l’envoi de la demande doit être fait en moins de 5s.</w:t>
            </w:r>
          </w:p>
          <w:p w14:paraId="2F119E63" w14:textId="77777777" w:rsidR="00511307" w:rsidRDefault="00511307" w:rsidP="0051130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  <w:tr w:rsidR="00511307" w14:paraId="5212E774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0A113B0C" w14:textId="329852A1" w:rsidR="00511307" w:rsidRDefault="00511307" w:rsidP="0051130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</w:p>
        </w:tc>
      </w:tr>
    </w:tbl>
    <w:p w14:paraId="649620B6" w14:textId="5355BF4D" w:rsidR="009D751A" w:rsidRDefault="009D751A" w:rsidP="009D751A">
      <w:pPr>
        <w:spacing w:line="259" w:lineRule="auto"/>
      </w:pPr>
      <w:r>
        <w:br w:type="page"/>
      </w:r>
    </w:p>
    <w:p w14:paraId="510414BB" w14:textId="77777777" w:rsidR="004C6A33" w:rsidRDefault="004C6A33" w:rsidP="004C6A33">
      <w:pPr>
        <w:spacing w:line="259" w:lineRule="auto"/>
      </w:pPr>
    </w:p>
    <w:p w14:paraId="249C2F2A" w14:textId="23361C85" w:rsidR="004C6A33" w:rsidRPr="00AC57D3" w:rsidRDefault="00707CF6" w:rsidP="00707CF6">
      <w:pPr>
        <w:pStyle w:val="Lgende"/>
      </w:pPr>
      <w:bookmarkStart w:id="172" w:name="_Toc95839379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14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 </w:t>
      </w:r>
      <w:r>
        <w:rPr>
          <w:szCs w:val="24"/>
        </w:rPr>
        <w:t>Affecter un Equipement  a une équipe ou à un Technicien</w:t>
      </w:r>
      <w:r>
        <w:t> »</w:t>
      </w:r>
      <w:bookmarkEnd w:id="172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4C6A33" w14:paraId="635EB0B7" w14:textId="77777777" w:rsidTr="00FA65E7">
        <w:tc>
          <w:tcPr>
            <w:tcW w:w="9351" w:type="dxa"/>
            <w:shd w:val="clear" w:color="auto" w:fill="F2F2F2" w:themeFill="background1" w:themeFillShade="F2"/>
          </w:tcPr>
          <w:p w14:paraId="16CA20F2" w14:textId="65BCB13F" w:rsidR="004C6A33" w:rsidRDefault="004C6A33" w:rsidP="00FA65E7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</w:t>
            </w:r>
            <w:r w:rsidR="00E21904">
              <w:rPr>
                <w:rFonts w:ascii="Trebuchet MS" w:hAnsi="Trebuchet MS"/>
                <w:b/>
                <w:sz w:val="24"/>
                <w:szCs w:val="24"/>
              </w:rPr>
              <w:t>12</w:t>
            </w:r>
          </w:p>
        </w:tc>
      </w:tr>
      <w:tr w:rsidR="004C6A33" w14:paraId="0C5270B7" w14:textId="77777777" w:rsidTr="00FA65E7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42AE3D4A" w14:textId="77777777" w:rsidR="004C6A33" w:rsidRDefault="004C6A33" w:rsidP="00FA65E7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31720D6F" w14:textId="57B9FAD1" w:rsidR="004C6A33" w:rsidRPr="00592AA7" w:rsidRDefault="004C6A33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2C0DBC" w:rsidRPr="002C0DBC">
              <w:rPr>
                <w:rFonts w:ascii="Trebuchet MS" w:hAnsi="Trebuchet MS"/>
                <w:sz w:val="24"/>
                <w:szCs w:val="24"/>
              </w:rPr>
              <w:t xml:space="preserve">Affecter un Equipement a une équipe ou </w:t>
            </w:r>
            <w:r w:rsidR="00FA65E7" w:rsidRPr="002C0DBC">
              <w:rPr>
                <w:rFonts w:ascii="Trebuchet MS" w:hAnsi="Trebuchet MS"/>
                <w:sz w:val="24"/>
                <w:szCs w:val="24"/>
              </w:rPr>
              <w:t>à</w:t>
            </w:r>
            <w:r w:rsidR="002C0DBC" w:rsidRPr="002C0DBC">
              <w:rPr>
                <w:rFonts w:ascii="Trebuchet MS" w:hAnsi="Trebuchet MS"/>
                <w:sz w:val="24"/>
                <w:szCs w:val="24"/>
              </w:rPr>
              <w:t xml:space="preserve"> un Technicien</w:t>
            </w:r>
            <w:r w:rsidR="002C0DBC">
              <w:t> </w:t>
            </w:r>
            <w:r w:rsidR="002C0DBC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(package «</w:t>
            </w:r>
            <w:r>
              <w:rPr>
                <w:rFonts w:ascii="Trebuchet MS" w:hAnsi="Trebuchet MS"/>
                <w:sz w:val="24"/>
                <w:szCs w:val="24"/>
              </w:rPr>
              <w:t xml:space="preserve">Gestion </w:t>
            </w:r>
            <w:r w:rsidR="00592AA7">
              <w:rPr>
                <w:rFonts w:ascii="Trebuchet MS" w:hAnsi="Trebuchet MS"/>
                <w:sz w:val="24"/>
                <w:szCs w:val="24"/>
              </w:rPr>
              <w:t xml:space="preserve">des </w:t>
            </w:r>
            <w:r>
              <w:rPr>
                <w:rFonts w:ascii="Trebuchet MS" w:hAnsi="Trebuchet MS"/>
                <w:sz w:val="24"/>
                <w:szCs w:val="24"/>
              </w:rPr>
              <w:t>Ressource</w:t>
            </w:r>
            <w:r w:rsidR="00592AA7">
              <w:rPr>
                <w:rFonts w:ascii="Trebuchet MS" w:hAnsi="Trebuchet MS"/>
                <w:sz w:val="24"/>
                <w:szCs w:val="24"/>
              </w:rPr>
              <w:t>s</w:t>
            </w:r>
            <w:r>
              <w:rPr>
                <w:rFonts w:ascii="Trebuchet MS" w:hAnsi="Trebuchet MS"/>
                <w:sz w:val="24"/>
                <w:szCs w:val="24"/>
              </w:rPr>
              <w:t xml:space="preserve"> Matériel</w:t>
            </w:r>
            <w:r w:rsidR="00592AA7">
              <w:rPr>
                <w:rFonts w:ascii="Trebuchet MS" w:hAnsi="Trebuchet MS"/>
                <w:sz w:val="24"/>
                <w:szCs w:val="24"/>
              </w:rPr>
              <w:t>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7F7A3516" w14:textId="77777777" w:rsidR="004C6A33" w:rsidRDefault="004C6A33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:Technicien, Administrateur .</w:t>
            </w:r>
          </w:p>
          <w:p w14:paraId="0E537E10" w14:textId="16061A6F" w:rsidR="004C6A33" w:rsidRDefault="004C6A33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:Cette fonctionnalité permet à un </w:t>
            </w:r>
            <w:r w:rsidR="00FE0DD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Administrateur d’affecter des équipements a une </w:t>
            </w:r>
            <w:r w:rsidR="00DF763E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équipe</w:t>
            </w:r>
            <w:r w:rsidR="00FE0DDB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</w:p>
          <w:p w14:paraId="3417E309" w14:textId="22792D93" w:rsidR="004C6A33" w:rsidRDefault="004C6A33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 w:rsidR="00592AA7"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 :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FAYA et BAGNA</w:t>
            </w:r>
          </w:p>
          <w:p w14:paraId="136DA517" w14:textId="77777777" w:rsidR="004C6A33" w:rsidRDefault="004C6A33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70632E82" w14:textId="741281FB" w:rsidR="004C6A33" w:rsidRDefault="004C6A33" w:rsidP="00FA65E7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:Il faut </w:t>
            </w:r>
            <w:r w:rsidR="00DF763E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qu’il y </w:t>
            </w:r>
            <w:r w:rsidR="00FA65E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aye</w:t>
            </w:r>
            <w:r w:rsidR="00DF763E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une demande d’</w:t>
            </w:r>
            <w:r w:rsidR="00E05FC8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équipement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.</w:t>
            </w:r>
          </w:p>
          <w:p w14:paraId="27FC1230" w14:textId="0C551728" w:rsidR="004C6A33" w:rsidRDefault="004C6A33" w:rsidP="00FA65E7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C1412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l’utilisateur veut affecter un équipement.</w:t>
            </w:r>
          </w:p>
        </w:tc>
      </w:tr>
      <w:tr w:rsidR="004C6A33" w14:paraId="07A051FB" w14:textId="77777777" w:rsidTr="00FA65E7">
        <w:tc>
          <w:tcPr>
            <w:tcW w:w="9351" w:type="dxa"/>
          </w:tcPr>
          <w:p w14:paraId="51BAD593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4C6A33" w14:paraId="0955B704" w14:textId="77777777" w:rsidTr="00FA65E7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2C75BB0A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3B953298" w14:textId="10095911" w:rsidR="004C6A33" w:rsidRDefault="004C6A33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</w:t>
            </w:r>
            <w:r w:rsidR="00C069DC">
              <w:rPr>
                <w:rFonts w:ascii="Trebuchet MS" w:hAnsi="Trebuchet MS" w:cs="Arial"/>
              </w:rPr>
              <w:t xml:space="preserve">demande </w:t>
            </w:r>
            <w:r w:rsidR="00FA65E7">
              <w:rPr>
                <w:rFonts w:ascii="Trebuchet MS" w:hAnsi="Trebuchet MS" w:cs="Arial"/>
              </w:rPr>
              <w:t>à</w:t>
            </w:r>
            <w:r w:rsidR="00C069DC">
              <w:rPr>
                <w:rFonts w:ascii="Trebuchet MS" w:hAnsi="Trebuchet MS" w:cs="Arial"/>
              </w:rPr>
              <w:t xml:space="preserve"> voir les</w:t>
            </w:r>
            <w:r w:rsidR="00E05FC8">
              <w:rPr>
                <w:rFonts w:ascii="Trebuchet MS" w:hAnsi="Trebuchet MS" w:cs="Arial"/>
              </w:rPr>
              <w:t xml:space="preserve"> demandes d’affectation d’équipement ;</w:t>
            </w:r>
          </w:p>
          <w:p w14:paraId="65C2C164" w14:textId="32FD577E" w:rsidR="004C6A33" w:rsidRPr="007534B7" w:rsidRDefault="007534B7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récupère les Informations de demande d’équipements de la base de données et </w:t>
            </w:r>
            <w:r w:rsidR="00C069DC" w:rsidRPr="007534B7">
              <w:rPr>
                <w:rFonts w:ascii="Trebuchet MS" w:hAnsi="Trebuchet MS" w:cs="Arial"/>
              </w:rPr>
              <w:t>affiche la liste des demandes d’</w:t>
            </w:r>
            <w:r w:rsidR="00E05FC8" w:rsidRPr="007534B7">
              <w:rPr>
                <w:rFonts w:ascii="Trebuchet MS" w:hAnsi="Trebuchet MS" w:cs="Arial"/>
              </w:rPr>
              <w:t>équipements</w:t>
            </w:r>
            <w:r w:rsidR="00B14E7C">
              <w:rPr>
                <w:rFonts w:ascii="Trebuchet MS" w:hAnsi="Trebuchet MS" w:cs="Arial"/>
              </w:rPr>
              <w:t>(b1)</w:t>
            </w:r>
            <w:r w:rsidR="004C6A33" w:rsidRPr="007534B7">
              <w:rPr>
                <w:rFonts w:ascii="Trebuchet MS" w:hAnsi="Trebuchet MS" w:cs="Arial"/>
              </w:rPr>
              <w:t>;</w:t>
            </w:r>
          </w:p>
          <w:p w14:paraId="7B8200CD" w14:textId="0AECBA63" w:rsidR="004C6A33" w:rsidRDefault="00E05FC8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choisit une demande</w:t>
            </w:r>
            <w:r w:rsidR="004C6A33">
              <w:rPr>
                <w:rFonts w:ascii="Trebuchet MS" w:hAnsi="Trebuchet MS" w:cs="Arial"/>
              </w:rPr>
              <w:t>;</w:t>
            </w:r>
          </w:p>
          <w:p w14:paraId="4565B2C1" w14:textId="5BC61EF9" w:rsidR="004C6A33" w:rsidRDefault="00C30CEE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lui affiche les informations de la demande </w:t>
            </w:r>
            <w:r w:rsidR="00A66F0E">
              <w:rPr>
                <w:rFonts w:ascii="Trebuchet MS" w:hAnsi="Trebuchet MS" w:cs="Arial"/>
              </w:rPr>
              <w:t xml:space="preserve">avec </w:t>
            </w:r>
            <w:r w:rsidR="00DA42F1">
              <w:rPr>
                <w:rFonts w:ascii="Trebuchet MS" w:hAnsi="Trebuchet MS" w:cs="Arial"/>
              </w:rPr>
              <w:t>l</w:t>
            </w:r>
            <w:r w:rsidR="00A66F0E">
              <w:rPr>
                <w:rFonts w:ascii="Trebuchet MS" w:hAnsi="Trebuchet MS" w:cs="Arial"/>
              </w:rPr>
              <w:t xml:space="preserve">es options </w:t>
            </w:r>
            <w:r w:rsidR="00DA42F1">
              <w:rPr>
                <w:rFonts w:ascii="Trebuchet MS" w:hAnsi="Trebuchet MS" w:cs="Arial"/>
              </w:rPr>
              <w:t>&lt;&lt;</w:t>
            </w:r>
            <w:r w:rsidR="00A66F0E">
              <w:rPr>
                <w:rFonts w:ascii="Trebuchet MS" w:hAnsi="Trebuchet MS" w:cs="Arial"/>
              </w:rPr>
              <w:t>Affecter</w:t>
            </w:r>
            <w:r w:rsidR="00DA42F1">
              <w:rPr>
                <w:rFonts w:ascii="Trebuchet MS" w:hAnsi="Trebuchet MS" w:cs="Arial"/>
              </w:rPr>
              <w:t>&gt;&gt;</w:t>
            </w:r>
            <w:r w:rsidR="00A66F0E">
              <w:rPr>
                <w:rFonts w:ascii="Trebuchet MS" w:hAnsi="Trebuchet MS" w:cs="Arial"/>
              </w:rPr>
              <w:t xml:space="preserve"> et </w:t>
            </w:r>
            <w:r w:rsidR="00DA42F1">
              <w:rPr>
                <w:rFonts w:ascii="Trebuchet MS" w:hAnsi="Trebuchet MS" w:cs="Arial"/>
              </w:rPr>
              <w:t>&lt;&lt;</w:t>
            </w:r>
            <w:r w:rsidR="00A66F0E">
              <w:rPr>
                <w:rFonts w:ascii="Trebuchet MS" w:hAnsi="Trebuchet MS" w:cs="Arial"/>
              </w:rPr>
              <w:t>refuser</w:t>
            </w:r>
            <w:r w:rsidR="00DA42F1">
              <w:rPr>
                <w:rFonts w:ascii="Trebuchet MS" w:hAnsi="Trebuchet MS" w:cs="Arial"/>
              </w:rPr>
              <w:t>&gt;&gt;</w:t>
            </w:r>
            <w:r w:rsidR="00A66F0E">
              <w:rPr>
                <w:rFonts w:ascii="Trebuchet MS" w:hAnsi="Trebuchet MS" w:cs="Arial"/>
              </w:rPr>
              <w:t xml:space="preserve"> la demande</w:t>
            </w:r>
            <w:r w:rsidR="0085113F">
              <w:rPr>
                <w:rFonts w:ascii="Trebuchet MS" w:hAnsi="Trebuchet MS" w:cs="Arial"/>
              </w:rPr>
              <w:t>(a1)</w:t>
            </w:r>
            <w:r w:rsidR="004C6A33">
              <w:rPr>
                <w:rFonts w:ascii="Trebuchet MS" w:hAnsi="Trebuchet MS" w:cs="Arial"/>
              </w:rPr>
              <w:t>;</w:t>
            </w:r>
          </w:p>
          <w:p w14:paraId="698780BC" w14:textId="05C2206F" w:rsidR="004C6A33" w:rsidRDefault="004E00EB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choisi d’accepter la demande et  d’affecter les équipements a</w:t>
            </w:r>
            <w:r w:rsidR="00A63283">
              <w:rPr>
                <w:rFonts w:ascii="Trebuchet MS" w:hAnsi="Trebuchet MS" w:cs="Arial"/>
              </w:rPr>
              <w:t>u second utilisateur ayant effectué la demande</w:t>
            </w:r>
            <w:r w:rsidR="004C6A33">
              <w:rPr>
                <w:rFonts w:ascii="Trebuchet MS" w:hAnsi="Trebuchet MS" w:cs="Arial"/>
              </w:rPr>
              <w:t> ;</w:t>
            </w:r>
          </w:p>
          <w:p w14:paraId="6BBE5C26" w14:textId="33D6658B" w:rsidR="00D82053" w:rsidRDefault="00D82053" w:rsidP="007534B7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envoie une notification de validation de la demande d’affectation d’équipement </w:t>
            </w:r>
            <w:r w:rsidR="000130B8">
              <w:rPr>
                <w:rFonts w:ascii="Trebuchet MS" w:hAnsi="Trebuchet MS" w:cs="Arial"/>
              </w:rPr>
              <w:t>a l’utilisateur</w:t>
            </w:r>
            <w:r>
              <w:rPr>
                <w:rFonts w:ascii="Trebuchet MS" w:hAnsi="Trebuchet MS" w:cs="Arial"/>
              </w:rPr>
              <w:t> ;</w:t>
            </w:r>
          </w:p>
          <w:p w14:paraId="4C96564F" w14:textId="77777777" w:rsidR="00A63283" w:rsidRDefault="00A63283" w:rsidP="00A63283">
            <w:pPr>
              <w:pStyle w:val="Paragraphedeliste1"/>
              <w:numPr>
                <w:ilvl w:val="0"/>
                <w:numId w:val="35"/>
              </w:numPr>
              <w:tabs>
                <w:tab w:val="left" w:pos="293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redirige l’utilisateur sur les demandes d’affectation d’équipement;</w:t>
            </w:r>
          </w:p>
          <w:p w14:paraId="29C02D4B" w14:textId="77777777" w:rsidR="00A63283" w:rsidRPr="00E05EAE" w:rsidRDefault="00A63283" w:rsidP="00A63283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</w:p>
          <w:p w14:paraId="777B3EF5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4E2B38C9" w14:textId="1E1F5FBE" w:rsidR="004C6A33" w:rsidRDefault="004C6A33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    a</w:t>
            </w:r>
            <w:r w:rsidR="006F4283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l’utilisateur décide </w:t>
            </w:r>
            <w:r w:rsidR="006F4283">
              <w:rPr>
                <w:rFonts w:ascii="Trebuchet MS" w:hAnsi="Trebuchet MS" w:cs="Arial"/>
              </w:rPr>
              <w:t xml:space="preserve">de </w:t>
            </w:r>
            <w:r w:rsidR="006627A6">
              <w:rPr>
                <w:rFonts w:ascii="Trebuchet MS" w:hAnsi="Trebuchet MS" w:cs="Arial"/>
              </w:rPr>
              <w:t xml:space="preserve">ne pas affecter </w:t>
            </w:r>
            <w:r w:rsidR="006F4283">
              <w:rPr>
                <w:rFonts w:ascii="Trebuchet MS" w:hAnsi="Trebuchet MS" w:cs="Arial"/>
              </w:rPr>
              <w:t xml:space="preserve">d’équipements </w:t>
            </w:r>
            <w:r w:rsidR="006627A6">
              <w:rPr>
                <w:rFonts w:ascii="Trebuchet MS" w:hAnsi="Trebuchet MS" w:cs="Arial"/>
              </w:rPr>
              <w:t>a</w:t>
            </w:r>
            <w:r w:rsidR="006F4283">
              <w:rPr>
                <w:rFonts w:ascii="Trebuchet MS" w:hAnsi="Trebuchet MS" w:cs="Arial"/>
              </w:rPr>
              <w:t>u second utilisateur</w:t>
            </w:r>
            <w:r w:rsidR="006627A6">
              <w:rPr>
                <w:rFonts w:ascii="Trebuchet MS" w:hAnsi="Trebuchet MS" w:cs="Arial"/>
              </w:rPr>
              <w:t xml:space="preserve"> ayant effectué la demande</w:t>
            </w:r>
            <w:r>
              <w:rPr>
                <w:rFonts w:ascii="Trebuchet MS" w:hAnsi="Trebuchet MS" w:cs="Arial"/>
              </w:rPr>
              <w:t>.</w:t>
            </w:r>
          </w:p>
          <w:p w14:paraId="34A8C18F" w14:textId="3D0B53DE" w:rsidR="00542A1F" w:rsidRDefault="00542A1F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envoie une notification au second utilisateur  pour qu’il sache qu</w:t>
            </w:r>
            <w:r w:rsidR="00326CBA">
              <w:rPr>
                <w:rFonts w:ascii="Trebuchet MS" w:hAnsi="Trebuchet MS" w:cs="Arial"/>
              </w:rPr>
              <w:t xml:space="preserve">e sa demande </w:t>
            </w:r>
            <w:r>
              <w:rPr>
                <w:rFonts w:ascii="Trebuchet MS" w:hAnsi="Trebuchet MS" w:cs="Arial"/>
              </w:rPr>
              <w:t xml:space="preserve"> a été rejetée.</w:t>
            </w:r>
          </w:p>
          <w:p w14:paraId="6B2E538E" w14:textId="77777777" w:rsidR="004C6A33" w:rsidRDefault="004C6A33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6B4854F0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50EF59D2" w14:textId="53FF8FA1" w:rsidR="004C6A33" w:rsidRDefault="004C6A33" w:rsidP="00FA65E7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b</w:t>
            </w:r>
            <w:r w:rsidR="001D6D93">
              <w:rPr>
                <w:rFonts w:ascii="Trebuchet MS" w:hAnsi="Trebuchet MS" w:cs="Arial"/>
              </w:rPr>
              <w:t>.1</w:t>
            </w:r>
            <w:r>
              <w:rPr>
                <w:rFonts w:ascii="Trebuchet MS" w:hAnsi="Trebuchet MS" w:cs="Arial"/>
              </w:rPr>
              <w:t xml:space="preserve">- </w:t>
            </w:r>
            <w:r w:rsidR="004D2E93">
              <w:rPr>
                <w:rFonts w:ascii="Trebuchet MS" w:hAnsi="Trebuchet MS" w:cs="Arial"/>
              </w:rPr>
              <w:t xml:space="preserve">Le système ne retrouve pas d’informations </w:t>
            </w:r>
            <w:r w:rsidR="001A1472">
              <w:rPr>
                <w:rFonts w:ascii="Trebuchet MS" w:hAnsi="Trebuchet MS" w:cs="Arial"/>
              </w:rPr>
              <w:t xml:space="preserve">à propos des demandes d’équipements </w:t>
            </w:r>
            <w:r w:rsidR="004D2E93">
              <w:rPr>
                <w:rFonts w:ascii="Trebuchet MS" w:hAnsi="Trebuchet MS" w:cs="Arial"/>
              </w:rPr>
              <w:t>dans la base de données</w:t>
            </w:r>
            <w:r>
              <w:rPr>
                <w:rFonts w:ascii="Trebuchet MS" w:hAnsi="Trebuchet MS" w:cs="Arial"/>
              </w:rPr>
              <w:t>;</w:t>
            </w:r>
          </w:p>
        </w:tc>
      </w:tr>
      <w:tr w:rsidR="004C6A33" w14:paraId="76D0B23A" w14:textId="77777777" w:rsidTr="00FA65E7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385AD33E" w14:textId="77777777" w:rsidR="004C6A33" w:rsidRDefault="004C6A33" w:rsidP="00FA65E7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0F66D39C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  <w:tr w:rsidR="004C6A33" w14:paraId="5BA05585" w14:textId="77777777" w:rsidTr="00FA65E7">
        <w:trPr>
          <w:trHeight w:val="1541"/>
        </w:trPr>
        <w:tc>
          <w:tcPr>
            <w:tcW w:w="9351" w:type="dxa"/>
            <w:shd w:val="clear" w:color="auto" w:fill="F2F2F2" w:themeFill="background1" w:themeFillShade="F2"/>
          </w:tcPr>
          <w:p w14:paraId="3F5261DE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COMPLÉMENT</w:t>
            </w:r>
          </w:p>
          <w:p w14:paraId="568152CB" w14:textId="21F0731F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Ergonomie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:La liste des </w:t>
            </w:r>
            <w:r w:rsidR="00B21DC3">
              <w:rPr>
                <w:rFonts w:ascii="Trebuchet MS" w:hAnsi="Trebuchet MS" w:cs="Arial"/>
                <w:sz w:val="24"/>
                <w:szCs w:val="24"/>
              </w:rPr>
              <w:t>demandes d’affectation doit être trié de la demande la plus récente a la plus ancienne avec une précision de l’urgence de la demande</w:t>
            </w:r>
            <w:r w:rsidR="00CE2EC0">
              <w:rPr>
                <w:rFonts w:ascii="Trebuchet MS" w:hAnsi="Trebuchet MS" w:cs="Arial"/>
                <w:sz w:val="24"/>
                <w:szCs w:val="24"/>
              </w:rPr>
              <w:t xml:space="preserve"> d’</w:t>
            </w:r>
            <w:r w:rsidR="00004536">
              <w:rPr>
                <w:rFonts w:ascii="Trebuchet MS" w:hAnsi="Trebuchet MS" w:cs="Arial"/>
                <w:sz w:val="24"/>
                <w:szCs w:val="24"/>
              </w:rPr>
              <w:t>équipements</w:t>
            </w:r>
            <w:r w:rsidR="00B21DC3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716F47">
              <w:rPr>
                <w:rFonts w:ascii="Trebuchet MS" w:hAnsi="Trebuchet MS" w:cs="Arial"/>
                <w:sz w:val="24"/>
                <w:szCs w:val="24"/>
              </w:rPr>
              <w:t>au niveau de chaque élément de la liste.</w:t>
            </w:r>
          </w:p>
          <w:p w14:paraId="3A522B16" w14:textId="1297D2ED" w:rsidR="004C6A33" w:rsidRPr="00A34D50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Performance attendue</w:t>
            </w:r>
            <w:r>
              <w:rPr>
                <w:rFonts w:ascii="Trebuchet MS" w:hAnsi="Trebuchet MS" w:cs="Arial"/>
                <w:sz w:val="24"/>
                <w:szCs w:val="24"/>
              </w:rPr>
              <w:t xml:space="preserve"> :</w:t>
            </w:r>
            <w:r w:rsidR="00716F47">
              <w:rPr>
                <w:rFonts w:ascii="Trebuchet MS" w:hAnsi="Trebuchet MS" w:cs="Arial"/>
                <w:sz w:val="24"/>
                <w:szCs w:val="24"/>
              </w:rPr>
              <w:t xml:space="preserve">Les Notifications de traitement de la demande doivent être envoyé </w:t>
            </w:r>
            <w:r w:rsidR="00004536">
              <w:rPr>
                <w:rFonts w:ascii="Trebuchet MS" w:hAnsi="Trebuchet MS" w:cs="Arial"/>
                <w:sz w:val="24"/>
                <w:szCs w:val="24"/>
              </w:rPr>
              <w:t>à</w:t>
            </w:r>
            <w:r w:rsidR="00716F47">
              <w:rPr>
                <w:rFonts w:ascii="Trebuchet MS" w:hAnsi="Trebuchet MS" w:cs="Arial"/>
                <w:sz w:val="24"/>
                <w:szCs w:val="24"/>
              </w:rPr>
              <w:t xml:space="preserve"> </w:t>
            </w:r>
            <w:r w:rsidR="00542A1F">
              <w:rPr>
                <w:rFonts w:ascii="Trebuchet MS" w:hAnsi="Trebuchet MS" w:cs="Arial"/>
                <w:sz w:val="24"/>
                <w:szCs w:val="24"/>
              </w:rPr>
              <w:t>l’utilisateur</w:t>
            </w:r>
            <w:r w:rsidR="00716F47">
              <w:rPr>
                <w:rFonts w:ascii="Trebuchet MS" w:hAnsi="Trebuchet MS" w:cs="Arial"/>
                <w:sz w:val="24"/>
                <w:szCs w:val="24"/>
              </w:rPr>
              <w:t xml:space="preserve"> ayant fait une demande en 4s tout au plus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7D4BAFB3" w14:textId="77777777" w:rsidR="004C6A33" w:rsidRDefault="004C6A33" w:rsidP="00FA65E7">
            <w:pPr>
              <w:spacing w:line="240" w:lineRule="auto"/>
              <w:jc w:val="both"/>
              <w:rPr>
                <w:rFonts w:ascii="Trebuchet MS" w:eastAsia="DengXian" w:hAnsi="Trebuchet MS" w:cs="Arial"/>
                <w:sz w:val="24"/>
                <w:szCs w:val="24"/>
              </w:rPr>
            </w:pPr>
          </w:p>
        </w:tc>
      </w:tr>
      <w:tr w:rsidR="004C6A33" w14:paraId="0FED2295" w14:textId="77777777" w:rsidTr="00FA65E7">
        <w:trPr>
          <w:trHeight w:val="154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30FDB3F2" w14:textId="77777777" w:rsidR="004C6A33" w:rsidRDefault="004C6A33" w:rsidP="00FA65E7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</w:p>
        </w:tc>
      </w:tr>
    </w:tbl>
    <w:p w14:paraId="1B98D3DA" w14:textId="77777777" w:rsidR="004C6A33" w:rsidRDefault="004C6A33" w:rsidP="009D751A">
      <w:pPr>
        <w:spacing w:line="259" w:lineRule="auto"/>
      </w:pPr>
    </w:p>
    <w:p w14:paraId="19EDD01E" w14:textId="77777777" w:rsidR="004C6A33" w:rsidRDefault="004C6A33" w:rsidP="009D751A">
      <w:pPr>
        <w:spacing w:line="259" w:lineRule="auto"/>
      </w:pPr>
    </w:p>
    <w:p w14:paraId="7FF0FCDC" w14:textId="1B2B04C8" w:rsidR="00BA0EDD" w:rsidRPr="00AC57D3" w:rsidRDefault="00BA0EDD" w:rsidP="00F25DCF">
      <w:pPr>
        <w:pStyle w:val="Lgende"/>
      </w:pPr>
    </w:p>
    <w:p w14:paraId="0878EC0E" w14:textId="53234710" w:rsidR="00707CF6" w:rsidRDefault="00707CF6" w:rsidP="00707CF6">
      <w:pPr>
        <w:pStyle w:val="Lgende"/>
        <w:keepNext/>
      </w:pPr>
      <w:bookmarkStart w:id="173" w:name="_Toc95839380"/>
      <w:r>
        <w:t xml:space="preserve">Tableau </w:t>
      </w:r>
      <w:r w:rsidR="00F7158C">
        <w:fldChar w:fldCharType="begin"/>
      </w:r>
      <w:r w:rsidR="00F7158C">
        <w:instrText xml:space="preserve"> SEQ Tableau \* ARABIC </w:instrText>
      </w:r>
      <w:r w:rsidR="00F7158C">
        <w:fldChar w:fldCharType="separate"/>
      </w:r>
      <w:r>
        <w:rPr>
          <w:noProof/>
        </w:rPr>
        <w:t>15</w:t>
      </w:r>
      <w:r w:rsidR="00F7158C">
        <w:rPr>
          <w:noProof/>
        </w:rPr>
        <w:fldChar w:fldCharType="end"/>
      </w:r>
      <w:r>
        <w:t> :</w:t>
      </w:r>
      <w:r w:rsidRPr="00707CF6">
        <w:t xml:space="preserve"> </w:t>
      </w:r>
      <w:r>
        <w:t xml:space="preserve">Description </w:t>
      </w:r>
      <w:r w:rsidRPr="008E6D61">
        <w:t>textuelle du cas d'utilisation</w:t>
      </w:r>
      <w:r>
        <w:t> «Validation création compte»</w:t>
      </w:r>
      <w:bookmarkEnd w:id="173"/>
    </w:p>
    <w:tbl>
      <w:tblPr>
        <w:tblStyle w:val="Grilledetableauclaire1"/>
        <w:tblW w:w="9351" w:type="dxa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BA0EDD" w14:paraId="2F01DAF1" w14:textId="77777777" w:rsidTr="00FC22C5">
        <w:tc>
          <w:tcPr>
            <w:tcW w:w="9351" w:type="dxa"/>
            <w:shd w:val="clear" w:color="auto" w:fill="F2F2F2" w:themeFill="background1" w:themeFillShade="F2"/>
          </w:tcPr>
          <w:p w14:paraId="5B217E94" w14:textId="556B3F00" w:rsidR="00BA0EDD" w:rsidRDefault="00BA0EDD" w:rsidP="00FC22C5">
            <w:pPr>
              <w:spacing w:line="240" w:lineRule="auto"/>
              <w:rPr>
                <w:rFonts w:ascii="Trebuchet MS" w:hAnsi="Trebuchet MS"/>
                <w:b/>
                <w:sz w:val="24"/>
                <w:szCs w:val="24"/>
              </w:rPr>
            </w:pPr>
            <w:r>
              <w:rPr>
                <w:rFonts w:ascii="Trebuchet MS" w:hAnsi="Trebuchet MS"/>
                <w:b/>
                <w:sz w:val="24"/>
                <w:szCs w:val="24"/>
              </w:rPr>
              <w:t>Cas n°1</w:t>
            </w:r>
            <w:r w:rsidR="00C2793A">
              <w:rPr>
                <w:rFonts w:ascii="Trebuchet MS" w:hAnsi="Trebuchet MS"/>
                <w:b/>
                <w:sz w:val="24"/>
                <w:szCs w:val="24"/>
              </w:rPr>
              <w:t>3</w:t>
            </w:r>
          </w:p>
        </w:tc>
      </w:tr>
      <w:tr w:rsidR="00BA0EDD" w14:paraId="2AE5AE23" w14:textId="77777777" w:rsidTr="00FC22C5">
        <w:trPr>
          <w:trHeight w:val="3086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8D8D8" w:themeFill="background1" w:themeFillShade="D8"/>
          </w:tcPr>
          <w:p w14:paraId="75392DF5" w14:textId="77777777" w:rsidR="00BA0EDD" w:rsidRDefault="00BA0EDD" w:rsidP="00FC22C5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</w:pP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IDENTIFIC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val="fr-CA" w:eastAsia="fr-FR"/>
              </w:rPr>
              <w:t>ATION</w:t>
            </w:r>
          </w:p>
          <w:p w14:paraId="2DA50B1D" w14:textId="03644207" w:rsidR="00BA0EDD" w:rsidRDefault="00BA0EDD" w:rsidP="00FC22C5">
            <w:pPr>
              <w:spacing w:line="240" w:lineRule="auto"/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 xml:space="preserve">Nom 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: </w:t>
            </w:r>
            <w:r w:rsidR="00D13FE9" w:rsidRPr="00D13FE9">
              <w:rPr>
                <w:rFonts w:ascii="Trebuchet MS" w:hAnsi="Trebuchet MS"/>
                <w:sz w:val="24"/>
                <w:szCs w:val="24"/>
              </w:rPr>
              <w:t>Validation création compte</w:t>
            </w:r>
            <w:r w:rsidR="00D13FE9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(package «</w:t>
            </w:r>
            <w:r w:rsidR="00592AA7"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G</w:t>
            </w:r>
            <w:r>
              <w:rPr>
                <w:rFonts w:ascii="Trebuchet MS" w:hAnsi="Trebuchet MS"/>
                <w:sz w:val="24"/>
                <w:szCs w:val="24"/>
              </w:rPr>
              <w:t>estion des Ressources</w:t>
            </w:r>
            <w:r w:rsidR="00D13FE9">
              <w:rPr>
                <w:rFonts w:ascii="Trebuchet MS" w:hAnsi="Trebuchet MS"/>
                <w:sz w:val="24"/>
                <w:szCs w:val="24"/>
              </w:rPr>
              <w:t xml:space="preserve"> Humaines</w:t>
            </w:r>
            <w:r>
              <w:rPr>
                <w:rFonts w:ascii="Trebuchet MS" w:hAnsi="Trebuchet MS"/>
                <w:color w:val="000000" w:themeColor="text1"/>
                <w:sz w:val="24"/>
                <w:szCs w:val="24"/>
                <w:lang w:eastAsia="fr-FR"/>
              </w:rPr>
              <w:t>»)</w:t>
            </w:r>
          </w:p>
          <w:p w14:paraId="2FA81BCC" w14:textId="44368B3E" w:rsidR="00BA0EDD" w:rsidRDefault="00BA0EDD" w:rsidP="00AE5577">
            <w:pP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Acteur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:</w:t>
            </w:r>
            <w:r w:rsidR="00EE337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AE557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Client, Personnel, Technicien ,Administrateur</w:t>
            </w:r>
          </w:p>
          <w:p w14:paraId="5F3F26CB" w14:textId="0AE654FE" w:rsidR="00BA0EDD" w:rsidRDefault="00BA0EDD" w:rsidP="00FC22C5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Description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</w:t>
            </w:r>
            <w:r w:rsidR="0037122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Cette fonctionnalité permet </w:t>
            </w:r>
            <w:r w:rsidR="00EE337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37122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l’utilisateur de Valider ou de refuser la création du compte d’un utilisateur </w:t>
            </w:r>
            <w:r w:rsidR="00EE337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autre qu’un</w:t>
            </w:r>
            <w:r w:rsidR="00371229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Administrateur</w:t>
            </w:r>
            <w:r w:rsidR="00A13FF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 ;</w:t>
            </w:r>
          </w:p>
          <w:p w14:paraId="41574FB1" w14:textId="7FF3B1C0" w:rsidR="00A13FF3" w:rsidRDefault="00A13FF3" w:rsidP="00FC22C5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Elle permet aussi </w:t>
            </w:r>
            <w:r w:rsidR="00665F3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</w:t>
            </w:r>
            <w:r w:rsidR="00952DC3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’administrateur de supprimer un compte utilisateur qui n’est pas aux normes</w:t>
            </w:r>
          </w:p>
          <w:p w14:paraId="14C010BE" w14:textId="77777777" w:rsidR="00BA0EDD" w:rsidRDefault="00BA0EDD" w:rsidP="00FC22C5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Auteurs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FAYA et BAGNA</w:t>
            </w:r>
          </w:p>
          <w:p w14:paraId="274EF815" w14:textId="77777777" w:rsidR="00BA0EDD" w:rsidRDefault="00BA0EDD" w:rsidP="00FC22C5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Date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29/01/2022</w:t>
            </w:r>
          </w:p>
          <w:p w14:paraId="1B8FF3CE" w14:textId="77777777" w:rsidR="00BA0EDD" w:rsidRDefault="00BA0EDD" w:rsidP="00FC22C5">
            <w:pPr>
              <w:spacing w:line="240" w:lineRule="auto"/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Préconditions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:Aucune</w:t>
            </w:r>
          </w:p>
          <w:p w14:paraId="7C88E5D2" w14:textId="3845A8A3" w:rsidR="00BA0EDD" w:rsidRDefault="00BA0EDD" w:rsidP="00FC22C5">
            <w:pPr>
              <w:spacing w:line="240" w:lineRule="auto"/>
              <w:rPr>
                <w:rFonts w:ascii="Trebuchet MS" w:hAnsi="Trebuchet MS"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color w:val="000000" w:themeColor="text1"/>
                <w:sz w:val="24"/>
                <w:szCs w:val="24"/>
                <w:lang w:eastAsia="fr-FR"/>
              </w:rPr>
              <w:t>Démarrage</w:t>
            </w:r>
            <w:r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: l’utilisateur </w:t>
            </w:r>
            <w:r w:rsidR="00B6378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a </w:t>
            </w:r>
            <w:r w:rsidR="0016175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ouvert</w:t>
            </w:r>
            <w:r w:rsidR="00B6378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une notification de création de compte ou souhaite simplement </w:t>
            </w:r>
            <w:r w:rsidR="00EB5F3A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accéder</w:t>
            </w:r>
            <w:r w:rsidR="00B6378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r w:rsidR="00161757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>à</w:t>
            </w:r>
            <w:r w:rsidR="00B63780">
              <w:rPr>
                <w:rFonts w:ascii="Trebuchet MS" w:hAnsi="Trebuchet MS" w:cs="Arial"/>
                <w:color w:val="000000" w:themeColor="text1"/>
                <w:sz w:val="24"/>
                <w:szCs w:val="24"/>
                <w:lang w:eastAsia="fr-FR"/>
              </w:rPr>
              <w:t xml:space="preserve"> la page de validation de création de compte </w:t>
            </w:r>
          </w:p>
        </w:tc>
      </w:tr>
      <w:tr w:rsidR="00BA0EDD" w14:paraId="325B2BE5" w14:textId="77777777" w:rsidTr="00FC22C5">
        <w:tc>
          <w:tcPr>
            <w:tcW w:w="9351" w:type="dxa"/>
          </w:tcPr>
          <w:p w14:paraId="48565080" w14:textId="77777777" w:rsidR="00BA0EDD" w:rsidRDefault="00BA0EDD" w:rsidP="00FC22C5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DESCRIPTION DES SCENARIOS</w:t>
            </w:r>
          </w:p>
        </w:tc>
      </w:tr>
      <w:tr w:rsidR="00BA0EDD" w14:paraId="71DD693F" w14:textId="77777777" w:rsidTr="00FC22C5">
        <w:trPr>
          <w:trHeight w:val="2367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</w:tcPr>
          <w:p w14:paraId="6EAFD185" w14:textId="77777777" w:rsidR="00BA0EDD" w:rsidRDefault="00BA0EDD" w:rsidP="00FC22C5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Le scénario nominal</w:t>
            </w:r>
          </w:p>
          <w:p w14:paraId="16786134" w14:textId="2E518128" w:rsidR="00BA0EDD" w:rsidRDefault="00BA0EDD" w:rsidP="00DD6C7D">
            <w:pPr>
              <w:pStyle w:val="Paragraphedeliste1"/>
              <w:numPr>
                <w:ilvl w:val="0"/>
                <w:numId w:val="36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L’utilisateur demande à afficher la page </w:t>
            </w:r>
            <w:r w:rsidR="00A13FF3">
              <w:rPr>
                <w:rFonts w:ascii="Trebuchet MS" w:hAnsi="Trebuchet MS" w:cs="Arial"/>
              </w:rPr>
              <w:t>de validation de compte</w:t>
            </w:r>
            <w:r w:rsidRPr="00DD6C7D">
              <w:rPr>
                <w:rFonts w:ascii="Trebuchet MS" w:hAnsi="Trebuchet MS" w:cs="Arial"/>
              </w:rPr>
              <w:t>;</w:t>
            </w:r>
          </w:p>
          <w:p w14:paraId="07D4A6B0" w14:textId="690D5B2B" w:rsidR="00D50126" w:rsidRDefault="00D50126" w:rsidP="00DD6C7D">
            <w:pPr>
              <w:pStyle w:val="Paragraphedeliste1"/>
              <w:numPr>
                <w:ilvl w:val="0"/>
                <w:numId w:val="36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Le système lui affiche la liste des créations de compte des utilisateurs ;</w:t>
            </w:r>
          </w:p>
          <w:p w14:paraId="406F5EE2" w14:textId="58DFC0D1" w:rsidR="00D50126" w:rsidRDefault="00D50126" w:rsidP="00DD6C7D">
            <w:pPr>
              <w:pStyle w:val="Paragraphedeliste1"/>
              <w:numPr>
                <w:ilvl w:val="0"/>
                <w:numId w:val="36"/>
              </w:numPr>
              <w:tabs>
                <w:tab w:val="left" w:pos="293"/>
              </w:tabs>
              <w:spacing w:before="48" w:after="48" w:line="240" w:lineRule="auto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L’utilisateur clique sur une demande de création de compte ;</w:t>
            </w:r>
          </w:p>
          <w:p w14:paraId="6E541355" w14:textId="310D9F8A" w:rsidR="00DD6C7D" w:rsidRDefault="00D366A0" w:rsidP="00DD6C7D">
            <w:pPr>
              <w:pStyle w:val="Paragraphedeliste1"/>
              <w:numPr>
                <w:ilvl w:val="0"/>
                <w:numId w:val="36"/>
              </w:numPr>
              <w:spacing w:line="240" w:lineRule="auto"/>
              <w:jc w:val="both"/>
              <w:rPr>
                <w:rFonts w:ascii="Trebuchet MS" w:hAnsi="Trebuchet MS" w:cs="Arial"/>
                <w:bCs/>
              </w:rPr>
            </w:pPr>
            <w:r w:rsidRPr="003F61DB">
              <w:rPr>
                <w:rFonts w:ascii="Trebuchet MS" w:hAnsi="Trebuchet MS" w:cs="Arial"/>
                <w:bCs/>
              </w:rPr>
              <w:t>Le</w:t>
            </w:r>
            <w:r w:rsidR="00DD6C7D" w:rsidRPr="003F61DB">
              <w:rPr>
                <w:rFonts w:ascii="Trebuchet MS" w:hAnsi="Trebuchet MS" w:cs="Arial"/>
                <w:bCs/>
              </w:rPr>
              <w:t xml:space="preserve"> système récupère les informations du compte souhaitant être crée depuis la base de données </w:t>
            </w:r>
            <w:r w:rsidR="00181315">
              <w:rPr>
                <w:rFonts w:ascii="Trebuchet MS" w:hAnsi="Trebuchet MS" w:cs="Arial"/>
                <w:bCs/>
              </w:rPr>
              <w:t>(b1)</w:t>
            </w:r>
            <w:r w:rsidR="00DD6C7D" w:rsidRPr="003F61DB">
              <w:rPr>
                <w:rFonts w:ascii="Trebuchet MS" w:hAnsi="Trebuchet MS" w:cs="Arial"/>
                <w:bCs/>
              </w:rPr>
              <w:t>;</w:t>
            </w:r>
          </w:p>
          <w:p w14:paraId="2A76A595" w14:textId="77777777" w:rsidR="00DD6C7D" w:rsidRPr="003F61DB" w:rsidRDefault="00DD6C7D" w:rsidP="00DD6C7D">
            <w:pPr>
              <w:pStyle w:val="Paragraphedeliste1"/>
              <w:numPr>
                <w:ilvl w:val="0"/>
                <w:numId w:val="36"/>
              </w:numPr>
              <w:spacing w:line="240" w:lineRule="auto"/>
              <w:jc w:val="both"/>
              <w:rPr>
                <w:rFonts w:ascii="Trebuchet MS" w:hAnsi="Trebuchet MS" w:cs="Arial"/>
                <w:bCs/>
              </w:rPr>
            </w:pPr>
            <w:r>
              <w:rPr>
                <w:rFonts w:ascii="Trebuchet MS" w:hAnsi="Trebuchet MS" w:cs="Arial"/>
                <w:bCs/>
              </w:rPr>
              <w:t>Le système affiche les informations recueillis à l’utilisateur ;</w:t>
            </w:r>
          </w:p>
          <w:p w14:paraId="24BB08CB" w14:textId="007CBB7D" w:rsidR="00DD6C7D" w:rsidRPr="003F61DB" w:rsidRDefault="00DD6C7D" w:rsidP="00DD6C7D">
            <w:pPr>
              <w:pStyle w:val="Paragraphedeliste1"/>
              <w:numPr>
                <w:ilvl w:val="0"/>
                <w:numId w:val="36"/>
              </w:numPr>
              <w:spacing w:line="240" w:lineRule="auto"/>
              <w:jc w:val="both"/>
              <w:rPr>
                <w:rFonts w:ascii="Trebuchet MS" w:hAnsi="Trebuchet MS" w:cs="Arial"/>
                <w:bCs/>
              </w:rPr>
            </w:pPr>
            <w:r w:rsidRPr="003F61DB">
              <w:rPr>
                <w:rFonts w:ascii="Trebuchet MS" w:hAnsi="Trebuchet MS" w:cs="Arial"/>
                <w:bCs/>
              </w:rPr>
              <w:t>L’administrateur clique sur le bouton &lt;&lt;valider la création du compte&gt;&gt;(a</w:t>
            </w:r>
            <w:r w:rsidR="004972D2">
              <w:rPr>
                <w:rFonts w:ascii="Trebuchet MS" w:hAnsi="Trebuchet MS" w:cs="Arial"/>
                <w:bCs/>
              </w:rPr>
              <w:t>1</w:t>
            </w:r>
            <w:r w:rsidRPr="003F61DB">
              <w:rPr>
                <w:rFonts w:ascii="Trebuchet MS" w:hAnsi="Trebuchet MS" w:cs="Arial"/>
                <w:bCs/>
              </w:rPr>
              <w:t>);</w:t>
            </w:r>
          </w:p>
          <w:p w14:paraId="2335D4FE" w14:textId="625763EB" w:rsidR="00BA0EDD" w:rsidRPr="00DD6C7D" w:rsidRDefault="00DD6C7D" w:rsidP="00B04678">
            <w:pPr>
              <w:pStyle w:val="Paragraphedeliste1"/>
              <w:rPr>
                <w:rFonts w:ascii="Trebuchet MS" w:hAnsi="Trebuchet MS" w:cs="Arial"/>
                <w:b/>
              </w:rPr>
            </w:pPr>
            <w:r w:rsidRPr="003F61DB">
              <w:rPr>
                <w:rFonts w:ascii="Trebuchet MS" w:hAnsi="Trebuchet MS" w:cs="Arial"/>
                <w:bCs/>
              </w:rPr>
              <w:t xml:space="preserve">Le système envoie une notification à l’utilisateur </w:t>
            </w:r>
            <w:r w:rsidR="00796ABC">
              <w:rPr>
                <w:rFonts w:ascii="Trebuchet MS" w:hAnsi="Trebuchet MS" w:cs="Arial"/>
                <w:bCs/>
              </w:rPr>
              <w:t xml:space="preserve">ayant fait la demande de création de compte </w:t>
            </w:r>
            <w:r w:rsidRPr="003F61DB">
              <w:rPr>
                <w:rFonts w:ascii="Trebuchet MS" w:hAnsi="Trebuchet MS" w:cs="Arial"/>
                <w:bCs/>
              </w:rPr>
              <w:t>pour l’informer du succès de son opération de création de compte</w:t>
            </w:r>
            <w:r>
              <w:rPr>
                <w:rFonts w:ascii="Trebuchet MS" w:hAnsi="Trebuchet MS" w:cs="Arial"/>
                <w:b/>
              </w:rPr>
              <w:t> ;</w:t>
            </w:r>
          </w:p>
          <w:p w14:paraId="6338EA97" w14:textId="77777777" w:rsidR="00BA0EDD" w:rsidRDefault="00BA0EDD" w:rsidP="00FC22C5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alternatif</w:t>
            </w:r>
          </w:p>
          <w:p w14:paraId="3721B4F6" w14:textId="36227D6D" w:rsidR="004972D2" w:rsidRDefault="00BA0EDD" w:rsidP="004972D2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</w:rPr>
              <w:t xml:space="preserve">    a.1</w:t>
            </w:r>
            <w:r w:rsidR="004972D2">
              <w:rPr>
                <w:rFonts w:ascii="Trebuchet MS" w:hAnsi="Trebuchet MS" w:cs="Arial"/>
                <w:sz w:val="24"/>
                <w:szCs w:val="24"/>
                <w:lang w:eastAsia="fr-FR"/>
              </w:rPr>
              <w:t>-l’administrateur clique sur le bouton&lt;&lt;refuser la création du compte&gt;&gt; ;</w:t>
            </w:r>
          </w:p>
          <w:p w14:paraId="2328033B" w14:textId="77777777" w:rsidR="004972D2" w:rsidRDefault="004972D2" w:rsidP="004972D2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  <w:r>
              <w:rPr>
                <w:rFonts w:ascii="Trebuchet MS" w:hAnsi="Trebuchet MS" w:cs="Arial"/>
                <w:sz w:val="24"/>
                <w:szCs w:val="24"/>
                <w:lang w:eastAsia="fr-FR"/>
              </w:rPr>
              <w:t>Le système lui demande de préciser les raisons pour lesquels il refuse de valider la création du compte de l’utilisateur ;</w:t>
            </w:r>
          </w:p>
          <w:p w14:paraId="5110BB4F" w14:textId="77777777" w:rsidR="004972D2" w:rsidRDefault="004972D2" w:rsidP="004972D2">
            <w:pPr>
              <w:spacing w:line="240" w:lineRule="auto"/>
              <w:rPr>
                <w:rFonts w:ascii="Trebuchet MS" w:hAnsi="Trebuchet MS" w:cs="Arial"/>
                <w:sz w:val="24"/>
                <w:szCs w:val="24"/>
                <w:lang w:eastAsia="fr-FR"/>
              </w:rPr>
            </w:pPr>
          </w:p>
          <w:p w14:paraId="107838B0" w14:textId="2D4EA539" w:rsidR="004972D2" w:rsidRDefault="004972D2" w:rsidP="004972D2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Le système envoie une Notification </w:t>
            </w:r>
            <w:r w:rsidR="00181315">
              <w:rPr>
                <w:rFonts w:ascii="Trebuchet MS" w:hAnsi="Trebuchet MS" w:cs="Arial"/>
              </w:rPr>
              <w:t>à</w:t>
            </w:r>
            <w:r>
              <w:rPr>
                <w:rFonts w:ascii="Trebuchet MS" w:hAnsi="Trebuchet MS" w:cs="Arial"/>
              </w:rPr>
              <w:t xml:space="preserve"> l’utilisateur pour l’informer de l’échec de son opération de création de compte, ainsi que les raisons mentionnées par</w:t>
            </w:r>
            <w:r w:rsidR="000E6E6E">
              <w:rPr>
                <w:rFonts w:ascii="Trebuchet MS" w:hAnsi="Trebuchet MS" w:cs="Arial"/>
              </w:rPr>
              <w:t xml:space="preserve"> l’administrateur</w:t>
            </w:r>
            <w:r>
              <w:rPr>
                <w:rFonts w:ascii="Trebuchet MS" w:hAnsi="Trebuchet MS" w:cs="Arial"/>
              </w:rPr>
              <w:t>.</w:t>
            </w:r>
          </w:p>
          <w:p w14:paraId="3F0879C8" w14:textId="27BC7DDC" w:rsidR="00BA0EDD" w:rsidRDefault="00BA0EDD" w:rsidP="00FC22C5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</w:p>
          <w:p w14:paraId="4334D0A3" w14:textId="77777777" w:rsidR="00BA0EDD" w:rsidRDefault="00BA0EDD" w:rsidP="00FC22C5">
            <w:pPr>
              <w:spacing w:line="240" w:lineRule="auto"/>
              <w:jc w:val="both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>Scenario d’exception</w:t>
            </w:r>
          </w:p>
          <w:p w14:paraId="5C34D508" w14:textId="77777777" w:rsidR="00BA0EDD" w:rsidRDefault="00BA0EDD" w:rsidP="00FC22C5">
            <w:pPr>
              <w:pStyle w:val="Paragraphedeliste1"/>
              <w:tabs>
                <w:tab w:val="left" w:pos="293"/>
                <w:tab w:val="left" w:pos="425"/>
              </w:tabs>
              <w:spacing w:before="48" w:after="48" w:line="240" w:lineRule="auto"/>
              <w:ind w:left="352"/>
              <w:jc w:val="both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</w:rPr>
              <w:t xml:space="preserve">    b.1- Le système n’a pas pu afficher les informations recherchées par l’utilisateur  .</w:t>
            </w:r>
          </w:p>
        </w:tc>
      </w:tr>
      <w:tr w:rsidR="00BA0EDD" w14:paraId="7C367DA5" w14:textId="77777777" w:rsidTr="00FC22C5">
        <w:trPr>
          <w:trHeight w:val="1611"/>
        </w:trPr>
        <w:tc>
          <w:tcPr>
            <w:tcW w:w="935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561B91D1" w14:textId="77777777" w:rsidR="00BA0EDD" w:rsidRDefault="00BA0EDD" w:rsidP="00FC22C5">
            <w:pPr>
              <w:spacing w:line="240" w:lineRule="auto"/>
              <w:rPr>
                <w:ins w:id="174" w:author="0-JOKER-1" w:date="2021-12-23T13:25:00Z"/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lastRenderedPageBreak/>
              <w:t>Fin et postconditions</w:t>
            </w:r>
          </w:p>
          <w:p w14:paraId="7AB5E98C" w14:textId="77777777" w:rsidR="00BA0EDD" w:rsidRDefault="00BA0EDD" w:rsidP="00FC22C5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</w:p>
          <w:p w14:paraId="2FCD8BE8" w14:textId="7BE5E3D7" w:rsidR="00BA0EDD" w:rsidRDefault="00BA0EDD" w:rsidP="00FC22C5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Fin : </w:t>
            </w:r>
            <w:r>
              <w:rPr>
                <w:rFonts w:ascii="Trebuchet MS" w:hAnsi="Trebuchet MS" w:cs="Arial"/>
                <w:sz w:val="24"/>
                <w:szCs w:val="24"/>
              </w:rPr>
              <w:t>scénario nominal : à l’étape 2 sur décision de l’utilisateur</w:t>
            </w:r>
            <w:r w:rsidR="00BF1516">
              <w:rPr>
                <w:rFonts w:ascii="Trebuchet MS" w:hAnsi="Trebuchet MS" w:cs="Arial"/>
                <w:sz w:val="24"/>
                <w:szCs w:val="24"/>
              </w:rPr>
              <w:t xml:space="preserve"> et à l’étape 7 par le système</w:t>
            </w:r>
            <w:r>
              <w:rPr>
                <w:rFonts w:ascii="Trebuchet MS" w:hAnsi="Trebuchet MS" w:cs="Arial"/>
                <w:sz w:val="24"/>
                <w:szCs w:val="24"/>
              </w:rPr>
              <w:t>.</w:t>
            </w:r>
          </w:p>
          <w:p w14:paraId="7B7D1A6B" w14:textId="77777777" w:rsidR="00BA0EDD" w:rsidRPr="000C6C82" w:rsidRDefault="00BA0EDD" w:rsidP="00FC22C5">
            <w:pPr>
              <w:spacing w:line="240" w:lineRule="auto"/>
              <w:rPr>
                <w:rFonts w:ascii="Trebuchet MS" w:hAnsi="Trebuchet MS" w:cs="Arial"/>
                <w:b/>
                <w:sz w:val="24"/>
                <w:szCs w:val="24"/>
              </w:rPr>
            </w:pPr>
            <w:r>
              <w:rPr>
                <w:rFonts w:ascii="Trebuchet MS" w:hAnsi="Trebuchet MS" w:cs="Arial"/>
                <w:b/>
                <w:sz w:val="24"/>
                <w:szCs w:val="24"/>
              </w:rPr>
              <w:t xml:space="preserve">Postconditions : </w:t>
            </w:r>
            <w:r w:rsidRPr="00D062D3">
              <w:rPr>
                <w:rFonts w:ascii="Trebuchet MS" w:hAnsi="Trebuchet MS" w:cs="Arial"/>
                <w:sz w:val="24"/>
                <w:szCs w:val="24"/>
              </w:rPr>
              <w:t>accès aux différentes fonctionnalités du système.</w:t>
            </w:r>
          </w:p>
          <w:p w14:paraId="096B8498" w14:textId="77777777" w:rsidR="00BA0EDD" w:rsidRDefault="00BA0EDD" w:rsidP="00FC22C5">
            <w:pPr>
              <w:spacing w:line="240" w:lineRule="auto"/>
              <w:rPr>
                <w:rFonts w:ascii="Trebuchet MS" w:hAnsi="Trebuchet MS" w:cs="Arial"/>
                <w:b/>
                <w:sz w:val="16"/>
                <w:szCs w:val="16"/>
              </w:rPr>
            </w:pPr>
          </w:p>
          <w:p w14:paraId="7CCA694C" w14:textId="77777777" w:rsidR="00BA0EDD" w:rsidRDefault="00BA0EDD" w:rsidP="00FC22C5">
            <w:pPr>
              <w:spacing w:line="240" w:lineRule="auto"/>
              <w:jc w:val="both"/>
              <w:rPr>
                <w:rFonts w:ascii="Trebuchet MS" w:hAnsi="Trebuchet MS"/>
                <w:sz w:val="24"/>
                <w:szCs w:val="24"/>
              </w:rPr>
            </w:pPr>
          </w:p>
        </w:tc>
      </w:tr>
    </w:tbl>
    <w:p w14:paraId="5338D1D3" w14:textId="1E0358BA" w:rsidR="009410CF" w:rsidRDefault="009410CF" w:rsidP="009410CF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016F8BCD" w14:textId="2F52DBBD" w:rsidR="00FC7139" w:rsidRDefault="00FC7139" w:rsidP="009410CF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18C4B835" w14:textId="77777777" w:rsidR="00FC7139" w:rsidRDefault="00FC7139" w:rsidP="009410CF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45D67D18" w14:textId="77777777" w:rsidR="009410CF" w:rsidRDefault="009410CF" w:rsidP="000A098B">
      <w:pPr>
        <w:pStyle w:val="Titre2"/>
        <w:numPr>
          <w:ilvl w:val="0"/>
          <w:numId w:val="17"/>
        </w:numPr>
      </w:pPr>
      <w:bookmarkStart w:id="175" w:name="_Toc89424148"/>
      <w:bookmarkStart w:id="176" w:name="_Toc89426168"/>
      <w:bookmarkStart w:id="177" w:name="_Toc89447123"/>
      <w:bookmarkStart w:id="178" w:name="_Toc89449028"/>
      <w:bookmarkStart w:id="179" w:name="_Toc89449658"/>
      <w:bookmarkStart w:id="180" w:name="_Toc89450004"/>
      <w:bookmarkStart w:id="181" w:name="_Toc89450638"/>
      <w:bookmarkStart w:id="182" w:name="_Toc89450893"/>
      <w:bookmarkStart w:id="183" w:name="_Toc89952814"/>
      <w:bookmarkStart w:id="184" w:name="_Toc91601482"/>
      <w:bookmarkStart w:id="185" w:name="_Toc95836102"/>
      <w:r>
        <w:t>Diagramme d’activité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6771050F" w14:textId="77777777" w:rsidR="000A098B" w:rsidRPr="000A098B" w:rsidRDefault="000A098B" w:rsidP="000A098B"/>
    <w:p w14:paraId="5089DBB5" w14:textId="5F94932B" w:rsidR="009410CF" w:rsidRDefault="009410CF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  <w:r>
        <w:rPr>
          <w:rFonts w:ascii="Trebuchet MS" w:hAnsi="Trebuchet MS" w:cs="Arial"/>
          <w:color w:val="000000" w:themeColor="text1"/>
        </w:rPr>
        <w:t xml:space="preserve">Le diagramme d'activité nous permet </w:t>
      </w:r>
      <w:r w:rsidR="00DB11DC">
        <w:rPr>
          <w:rFonts w:ascii="Trebuchet MS" w:hAnsi="Trebuchet MS" w:cs="Arial"/>
          <w:color w:val="000000" w:themeColor="text1"/>
        </w:rPr>
        <w:t xml:space="preserve">de </w:t>
      </w:r>
      <w:r w:rsidR="00724581">
        <w:rPr>
          <w:rFonts w:ascii="Trebuchet MS" w:hAnsi="Trebuchet MS" w:cs="Arial"/>
          <w:color w:val="000000" w:themeColor="text1"/>
        </w:rPr>
        <w:t>représenter le déclenchement des évènements et de suivre leur processus de réalisation</w:t>
      </w:r>
      <w:r w:rsidR="0024253B">
        <w:rPr>
          <w:rFonts w:ascii="Trebuchet MS" w:hAnsi="Trebuchet MS" w:cs="Arial"/>
          <w:color w:val="000000" w:themeColor="text1"/>
        </w:rPr>
        <w:t>. Il permet de décrire et de modéliser les actions réalisables par le système et ses acteurs.</w:t>
      </w:r>
    </w:p>
    <w:p w14:paraId="28CB8404" w14:textId="17C571CF" w:rsidR="00C4399C" w:rsidRDefault="00B56BF7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  <w:r>
        <w:rPr>
          <w:rFonts w:ascii="Trebuchet MS" w:hAnsi="Trebuchet MS" w:cs="Arial"/>
          <w:color w:val="000000" w:themeColor="text1"/>
        </w:rPr>
        <w:t xml:space="preserve">Voici les différents diagrammes </w:t>
      </w:r>
      <w:r w:rsidR="00C4399C">
        <w:rPr>
          <w:rFonts w:ascii="Trebuchet MS" w:hAnsi="Trebuchet MS" w:cs="Arial"/>
          <w:color w:val="000000" w:themeColor="text1"/>
        </w:rPr>
        <w:t>d’</w:t>
      </w:r>
      <w:r>
        <w:rPr>
          <w:rFonts w:ascii="Trebuchet MS" w:hAnsi="Trebuchet MS" w:cs="Arial"/>
          <w:color w:val="000000" w:themeColor="text1"/>
        </w:rPr>
        <w:t xml:space="preserve"> activités de Notre Système</w:t>
      </w:r>
      <w:r w:rsidR="00F37277">
        <w:rPr>
          <w:rFonts w:ascii="Trebuchet MS" w:hAnsi="Trebuchet MS" w:cs="Arial"/>
          <w:color w:val="000000" w:themeColor="text1"/>
        </w:rPr>
        <w:t xml:space="preserve"> par cas d’ utilisations</w:t>
      </w:r>
      <w:r w:rsidR="00C4399C">
        <w:rPr>
          <w:rFonts w:ascii="Trebuchet MS" w:hAnsi="Trebuchet MS" w:cs="Arial"/>
          <w:color w:val="000000" w:themeColor="text1"/>
        </w:rPr>
        <w:t> :</w:t>
      </w:r>
    </w:p>
    <w:p w14:paraId="0CABE1B4" w14:textId="38FE5F27" w:rsidR="00F37277" w:rsidRDefault="00F37277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11952DD1" w14:textId="230B6BD1" w:rsidR="00F37277" w:rsidRDefault="00F37277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0833EFF2" w14:textId="4B88C12C" w:rsidR="00F37277" w:rsidRDefault="00F37277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58679FE8" w14:textId="1A6E68D7" w:rsidR="00F37277" w:rsidRDefault="00F37277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3740C771" w14:textId="200151D8" w:rsidR="00F37277" w:rsidRDefault="00F37277" w:rsidP="00FC7139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 w:cs="Arial"/>
          <w:color w:val="000000" w:themeColor="text1"/>
        </w:rPr>
      </w:pPr>
    </w:p>
    <w:p w14:paraId="6DAD9053" w14:textId="77777777" w:rsidR="00FC7139" w:rsidRDefault="00FC7139" w:rsidP="00FC7139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 w:cs="Arial"/>
          <w:color w:val="000000" w:themeColor="text1"/>
        </w:rPr>
      </w:pPr>
    </w:p>
    <w:p w14:paraId="798A42E5" w14:textId="3AB884C7" w:rsidR="00C4399C" w:rsidRDefault="00C4399C" w:rsidP="00ED006A">
      <w:pPr>
        <w:pStyle w:val="Titre2"/>
        <w:numPr>
          <w:ilvl w:val="1"/>
          <w:numId w:val="5"/>
        </w:numPr>
      </w:pPr>
      <w:bookmarkStart w:id="186" w:name="_Toc95836103"/>
      <w:r>
        <w:lastRenderedPageBreak/>
        <w:t>D</w:t>
      </w:r>
      <w:r w:rsidR="003C0D3E">
        <w:t xml:space="preserve">iagramme </w:t>
      </w:r>
      <w:r w:rsidR="00FA65E7">
        <w:t>d’activité</w:t>
      </w:r>
      <w:r w:rsidR="003C0D3E">
        <w:t xml:space="preserve"> du cas </w:t>
      </w:r>
      <w:r w:rsidR="00FA65E7">
        <w:t>d’utilisation</w:t>
      </w:r>
      <w:r w:rsidR="003C0D3E">
        <w:t xml:space="preserve"> </w:t>
      </w:r>
      <w:r w:rsidR="003C0D3E">
        <w:rPr>
          <w:szCs w:val="24"/>
        </w:rPr>
        <w:t xml:space="preserve"> «</w:t>
      </w:r>
      <w:r w:rsidR="00155D33">
        <w:rPr>
          <w:szCs w:val="24"/>
        </w:rPr>
        <w:t>S’Authentifier</w:t>
      </w:r>
      <w:r w:rsidR="003C0D3E">
        <w:rPr>
          <w:szCs w:val="24"/>
        </w:rPr>
        <w:t>»</w:t>
      </w:r>
      <w:bookmarkEnd w:id="186"/>
    </w:p>
    <w:p w14:paraId="15F07C1D" w14:textId="48354B3E" w:rsidR="00C4399C" w:rsidRDefault="00C4399C" w:rsidP="009410CF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0F314BD9" w14:textId="77777777" w:rsidR="00E064C3" w:rsidRDefault="00D06AFD" w:rsidP="00E064C3">
      <w:pPr>
        <w:pStyle w:val="NormalWeb"/>
        <w:keepNext/>
        <w:shd w:val="clear" w:color="auto" w:fill="FFFFFF"/>
        <w:spacing w:before="0" w:beforeAutospacing="0" w:afterAutospacing="0" w:line="360" w:lineRule="auto"/>
        <w:ind w:left="708" w:firstLine="708"/>
        <w:jc w:val="both"/>
      </w:pPr>
      <w:r>
        <w:rPr>
          <w:rFonts w:ascii="Trebuchet MS" w:hAnsi="Trebuchet MS" w:cs="Arial"/>
          <w:noProof/>
          <w:color w:val="000000" w:themeColor="text1"/>
        </w:rPr>
        <w:drawing>
          <wp:inline distT="0" distB="0" distL="0" distR="0" wp14:anchorId="3D2C2790" wp14:editId="06F70B3A">
            <wp:extent cx="4758397" cy="475839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72" cy="47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031" w14:textId="519B1DD9" w:rsidR="00E064C3" w:rsidRPr="00F37277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 w:cs="Arial"/>
          <w:b/>
          <w:bCs/>
          <w:i/>
          <w:iCs/>
          <w:color w:val="000000" w:themeColor="text1"/>
        </w:rPr>
      </w:pPr>
      <w:bookmarkStart w:id="187" w:name="_Toc95839969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8</w:t>
      </w:r>
      <w:r w:rsidR="00F7158C">
        <w:rPr>
          <w:noProof/>
        </w:rPr>
        <w:fldChar w:fldCharType="end"/>
      </w:r>
      <w:r w:rsidRPr="00E064C3">
        <w:rPr>
          <w:rFonts w:ascii="Trebuchet MS" w:hAnsi="Trebuchet MS"/>
          <w:b/>
          <w:bCs/>
          <w:i/>
          <w:iCs/>
        </w:rPr>
        <w:t xml:space="preserve"> </w:t>
      </w:r>
      <w:r w:rsidRPr="00F37277">
        <w:rPr>
          <w:rFonts w:ascii="Trebuchet MS" w:hAnsi="Trebuchet MS"/>
          <w:b/>
          <w:bCs/>
          <w:i/>
          <w:iCs/>
        </w:rPr>
        <w:t>Diagramme d'Activité  du cas d'utilisation « </w:t>
      </w:r>
      <w:r>
        <w:rPr>
          <w:rFonts w:ascii="Trebuchet MS" w:hAnsi="Trebuchet MS"/>
          <w:b/>
          <w:bCs/>
          <w:i/>
          <w:iCs/>
        </w:rPr>
        <w:t>S’Authentifier</w:t>
      </w:r>
      <w:r w:rsidRPr="00F37277">
        <w:rPr>
          <w:rFonts w:ascii="Trebuchet MS" w:hAnsi="Trebuchet MS"/>
          <w:b/>
          <w:bCs/>
          <w:i/>
          <w:iCs/>
        </w:rPr>
        <w:t> »</w:t>
      </w:r>
      <w:bookmarkEnd w:id="187"/>
    </w:p>
    <w:p w14:paraId="6076FEAE" w14:textId="77777777" w:rsidR="00E064C3" w:rsidRPr="00F37277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b/>
          <w:bCs/>
          <w:i/>
          <w:iCs/>
          <w:color w:val="000000" w:themeColor="text1"/>
        </w:rPr>
      </w:pPr>
    </w:p>
    <w:p w14:paraId="2E2F6941" w14:textId="501552F8" w:rsidR="00C4399C" w:rsidRDefault="00C4399C" w:rsidP="00E064C3">
      <w:pPr>
        <w:pStyle w:val="Lgende"/>
        <w:jc w:val="both"/>
      </w:pPr>
    </w:p>
    <w:p w14:paraId="7A665DB6" w14:textId="77777777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  <w:bookmarkStart w:id="188" w:name="_Toc95836104"/>
    </w:p>
    <w:p w14:paraId="015AA33B" w14:textId="77777777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3E0DE1A7" w14:textId="77777777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bookmarkEnd w:id="188"/>
    <w:p w14:paraId="086B452D" w14:textId="053C730D" w:rsidR="00DC078E" w:rsidRDefault="00DC078E" w:rsidP="00DC078E">
      <w:pPr>
        <w:pStyle w:val="Titre2"/>
        <w:numPr>
          <w:ilvl w:val="0"/>
          <w:numId w:val="5"/>
        </w:numPr>
      </w:pPr>
      <w:r>
        <w:t xml:space="preserve">Diagramme d’activité du cas d’utilisation </w:t>
      </w:r>
      <w:r>
        <w:rPr>
          <w:szCs w:val="24"/>
        </w:rPr>
        <w:t xml:space="preserve"> «</w:t>
      </w:r>
      <w:r>
        <w:rPr>
          <w:szCs w:val="24"/>
        </w:rPr>
        <w:t>Créer une Intervention</w:t>
      </w:r>
      <w:r>
        <w:rPr>
          <w:szCs w:val="24"/>
        </w:rPr>
        <w:t>»</w:t>
      </w:r>
    </w:p>
    <w:p w14:paraId="164993C3" w14:textId="77777777" w:rsidR="00DC078E" w:rsidRDefault="00DC078E" w:rsidP="00DC078E">
      <w:pPr>
        <w:pStyle w:val="NormalWeb"/>
        <w:shd w:val="clear" w:color="auto" w:fill="FFFFFF"/>
        <w:spacing w:before="0" w:beforeAutospacing="0" w:afterAutospacing="0" w:line="360" w:lineRule="auto"/>
        <w:ind w:left="708" w:firstLine="708"/>
        <w:jc w:val="both"/>
        <w:rPr>
          <w:rFonts w:ascii="Trebuchet MS" w:hAnsi="Trebuchet MS" w:cs="Arial"/>
          <w:color w:val="000000" w:themeColor="text1"/>
        </w:rPr>
      </w:pPr>
    </w:p>
    <w:p w14:paraId="1448B0BD" w14:textId="77777777" w:rsidR="00E064C3" w:rsidRDefault="00FC7139" w:rsidP="00E064C3">
      <w:pPr>
        <w:pStyle w:val="NormalWeb"/>
        <w:keepNext/>
        <w:shd w:val="clear" w:color="auto" w:fill="FFFFFF"/>
        <w:spacing w:before="0" w:beforeAutospacing="0" w:afterAutospacing="0" w:line="360" w:lineRule="auto"/>
        <w:ind w:left="708" w:firstLine="708"/>
        <w:jc w:val="both"/>
      </w:pPr>
      <w:r>
        <w:rPr>
          <w:rFonts w:ascii="Trebuchet MS" w:hAnsi="Trebuchet MS" w:cs="Arial"/>
          <w:noProof/>
          <w:color w:val="000000" w:themeColor="text1"/>
        </w:rPr>
        <w:lastRenderedPageBreak/>
        <w:drawing>
          <wp:inline distT="0" distB="0" distL="0" distR="0" wp14:anchorId="02E8B76D" wp14:editId="620350E6">
            <wp:extent cx="4545623" cy="8182351"/>
            <wp:effectExtent l="0" t="0" r="0" b="0"/>
            <wp:docPr id="8" name="Image 8" descr="Une image contenant texte, moniteur, noir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moniteur, noir, téléphon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41" cy="82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4649" w14:textId="40F09D2B" w:rsidR="00C4399C" w:rsidRDefault="00E064C3" w:rsidP="00E064C3">
      <w:pPr>
        <w:pStyle w:val="Lgende"/>
        <w:jc w:val="both"/>
      </w:pPr>
      <w:bookmarkStart w:id="189" w:name="_Toc95839970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9</w:t>
      </w:r>
      <w:r w:rsidR="00F7158C">
        <w:rPr>
          <w:noProof/>
        </w:rPr>
        <w:fldChar w:fldCharType="end"/>
      </w:r>
      <w:r w:rsidRPr="00E064C3">
        <w:rPr>
          <w:iCs/>
        </w:rPr>
        <w:t xml:space="preserve"> </w:t>
      </w:r>
      <w:r w:rsidRPr="00F81606">
        <w:rPr>
          <w:iCs/>
        </w:rPr>
        <w:t xml:space="preserve">Diagramme d'Activité  du cas d'utilisation « créer </w:t>
      </w:r>
      <w:r>
        <w:rPr>
          <w:iCs/>
        </w:rPr>
        <w:t>une Intervention</w:t>
      </w:r>
      <w:r w:rsidRPr="00F81606">
        <w:rPr>
          <w:iCs/>
        </w:rPr>
        <w:t> »</w:t>
      </w:r>
      <w:bookmarkEnd w:id="189"/>
    </w:p>
    <w:p w14:paraId="634E653A" w14:textId="773CE510" w:rsidR="00C4399C" w:rsidRPr="00F81606" w:rsidRDefault="00C4399C" w:rsidP="00033CD7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2C9BD8C0" w14:textId="4E1977E7" w:rsidR="00033CD7" w:rsidRDefault="00033CD7" w:rsidP="00764CD4">
      <w:pPr>
        <w:pStyle w:val="Titre2"/>
        <w:numPr>
          <w:ilvl w:val="0"/>
          <w:numId w:val="5"/>
        </w:numPr>
        <w:rPr>
          <w:szCs w:val="24"/>
        </w:rPr>
      </w:pPr>
      <w:bookmarkStart w:id="190" w:name="_Toc95836105"/>
      <w:r>
        <w:lastRenderedPageBreak/>
        <w:t xml:space="preserve">Diagramme </w:t>
      </w:r>
      <w:r w:rsidR="00FA65E7">
        <w:t>d’activité</w:t>
      </w:r>
      <w:r>
        <w:t xml:space="preserve"> du cas </w:t>
      </w:r>
      <w:r w:rsidR="00FA65E7">
        <w:t>d’utilisation</w:t>
      </w:r>
      <w:r>
        <w:t xml:space="preserve"> </w:t>
      </w:r>
      <w:r>
        <w:rPr>
          <w:szCs w:val="24"/>
        </w:rPr>
        <w:t xml:space="preserve"> «</w:t>
      </w:r>
      <w:r w:rsidR="0012520A">
        <w:rPr>
          <w:szCs w:val="24"/>
        </w:rPr>
        <w:t xml:space="preserve">Localiser Les </w:t>
      </w:r>
      <w:r>
        <w:rPr>
          <w:szCs w:val="24"/>
        </w:rPr>
        <w:t>Intervention</w:t>
      </w:r>
      <w:r w:rsidR="0012520A">
        <w:rPr>
          <w:szCs w:val="24"/>
        </w:rPr>
        <w:t>s</w:t>
      </w:r>
      <w:r>
        <w:rPr>
          <w:szCs w:val="24"/>
        </w:rPr>
        <w:t>»</w:t>
      </w:r>
      <w:bookmarkEnd w:id="190"/>
    </w:p>
    <w:p w14:paraId="1CECF876" w14:textId="2CFDE3CB" w:rsidR="00FC7139" w:rsidRPr="00FC7139" w:rsidRDefault="00FC7139" w:rsidP="00FC7139">
      <w:r>
        <w:rPr>
          <w:noProof/>
        </w:rPr>
        <w:drawing>
          <wp:inline distT="0" distB="0" distL="0" distR="0" wp14:anchorId="23189F84" wp14:editId="4317F560">
            <wp:extent cx="6005147" cy="422319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3" cy="42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35" w14:textId="24232D01" w:rsidR="00EF27E2" w:rsidRDefault="00E064C3" w:rsidP="00E064C3">
      <w:pPr>
        <w:pStyle w:val="Lgende"/>
        <w:rPr>
          <w:b w:val="0"/>
          <w:bCs w:val="0"/>
          <w:i w:val="0"/>
          <w:iCs/>
        </w:rPr>
      </w:pPr>
      <w:bookmarkStart w:id="191" w:name="_Toc95839971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10</w:t>
      </w:r>
      <w:r w:rsidR="00F7158C">
        <w:rPr>
          <w:noProof/>
        </w:rPr>
        <w:fldChar w:fldCharType="end"/>
      </w:r>
      <w:r w:rsidRPr="00E064C3">
        <w:rPr>
          <w:iCs/>
        </w:rPr>
        <w:t xml:space="preserve"> </w:t>
      </w:r>
      <w:r w:rsidRPr="00F81606">
        <w:rPr>
          <w:iCs/>
        </w:rPr>
        <w:t>Diagramme d'Activité  du cas d'utilisation « </w:t>
      </w:r>
      <w:r>
        <w:rPr>
          <w:iCs/>
        </w:rPr>
        <w:t>Localiser Les Interventions</w:t>
      </w:r>
      <w:r w:rsidRPr="00F81606">
        <w:rPr>
          <w:iCs/>
        </w:rPr>
        <w:t> »</w:t>
      </w:r>
      <w:bookmarkEnd w:id="191"/>
    </w:p>
    <w:p w14:paraId="29E72D29" w14:textId="77777777" w:rsidR="00FC7139" w:rsidRPr="00F81606" w:rsidRDefault="00FC7139" w:rsidP="00DC56B8">
      <w:pPr>
        <w:pStyle w:val="NormalWeb"/>
        <w:rPr>
          <w:rFonts w:ascii="Trebuchet MS" w:hAnsi="Trebuchet MS"/>
          <w:b/>
          <w:bCs/>
          <w:i/>
          <w:iCs/>
        </w:rPr>
      </w:pPr>
    </w:p>
    <w:p w14:paraId="6961695C" w14:textId="0CCB20EB" w:rsidR="00D0448F" w:rsidRDefault="00D0448F" w:rsidP="00382DCA">
      <w:pPr>
        <w:pStyle w:val="Titre2"/>
        <w:numPr>
          <w:ilvl w:val="0"/>
          <w:numId w:val="5"/>
        </w:numPr>
        <w:rPr>
          <w:szCs w:val="24"/>
        </w:rPr>
      </w:pPr>
      <w:bookmarkStart w:id="192" w:name="_Toc95836106"/>
      <w:r>
        <w:lastRenderedPageBreak/>
        <w:t xml:space="preserve">Diagramme </w:t>
      </w:r>
      <w:r w:rsidR="00FA65E7">
        <w:t>d’activité</w:t>
      </w:r>
      <w:r>
        <w:t xml:space="preserve"> du cas </w:t>
      </w:r>
      <w:r w:rsidR="00FA65E7">
        <w:t>d’utilisation</w:t>
      </w:r>
      <w:r>
        <w:t xml:space="preserve"> </w:t>
      </w:r>
      <w:r>
        <w:rPr>
          <w:szCs w:val="24"/>
        </w:rPr>
        <w:t xml:space="preserve"> «</w:t>
      </w:r>
      <w:r w:rsidR="00DC56B8" w:rsidRPr="00DC56B8">
        <w:rPr>
          <w:szCs w:val="24"/>
        </w:rPr>
        <w:t>Création d'</w:t>
      </w:r>
      <w:r w:rsidR="007126BA">
        <w:rPr>
          <w:szCs w:val="24"/>
        </w:rPr>
        <w:t>A</w:t>
      </w:r>
      <w:r w:rsidR="00DC56B8" w:rsidRPr="00DC56B8">
        <w:rPr>
          <w:szCs w:val="24"/>
        </w:rPr>
        <w:t>ssistant</w:t>
      </w:r>
      <w:r w:rsidR="007126BA">
        <w:rPr>
          <w:szCs w:val="24"/>
        </w:rPr>
        <w:t>s</w:t>
      </w:r>
      <w:r w:rsidR="00DC56B8" w:rsidRPr="00DC56B8">
        <w:rPr>
          <w:szCs w:val="24"/>
        </w:rPr>
        <w:t xml:space="preserve"> automatiques</w:t>
      </w:r>
      <w:r>
        <w:rPr>
          <w:szCs w:val="24"/>
        </w:rPr>
        <w:t>»</w:t>
      </w:r>
      <w:bookmarkEnd w:id="192"/>
      <w:r>
        <w:rPr>
          <w:szCs w:val="24"/>
        </w:rPr>
        <w:t> </w:t>
      </w:r>
    </w:p>
    <w:p w14:paraId="12069653" w14:textId="77777777" w:rsidR="00E064C3" w:rsidRDefault="00DC56B8" w:rsidP="00E064C3">
      <w:pPr>
        <w:keepNext/>
      </w:pPr>
      <w:r>
        <w:rPr>
          <w:noProof/>
        </w:rPr>
        <w:drawing>
          <wp:inline distT="0" distB="0" distL="0" distR="0" wp14:anchorId="04F88DBD" wp14:editId="78733083">
            <wp:extent cx="5760720" cy="58769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8314" w14:textId="522BD12C" w:rsidR="00DC56B8" w:rsidRPr="00DC56B8" w:rsidRDefault="00E064C3" w:rsidP="00E064C3">
      <w:pPr>
        <w:pStyle w:val="Lgende"/>
        <w:jc w:val="left"/>
      </w:pPr>
      <w:bookmarkStart w:id="193" w:name="_Toc95839972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11</w:t>
      </w:r>
      <w:r w:rsidR="00F7158C">
        <w:rPr>
          <w:noProof/>
        </w:rPr>
        <w:fldChar w:fldCharType="end"/>
      </w:r>
      <w:r w:rsidRPr="00E064C3">
        <w:rPr>
          <w:iCs/>
        </w:rPr>
        <w:t xml:space="preserve"> </w:t>
      </w:r>
      <w:r w:rsidRPr="00F81606">
        <w:rPr>
          <w:iCs/>
        </w:rPr>
        <w:t>Diagramme d'Activité  du cas d'utilisation « </w:t>
      </w:r>
      <w:r w:rsidRPr="00DC56B8">
        <w:rPr>
          <w:iCs/>
        </w:rPr>
        <w:t>Création d'assistant automatiques et intelligents</w:t>
      </w:r>
      <w:r w:rsidRPr="00F81606">
        <w:rPr>
          <w:iCs/>
        </w:rPr>
        <w:t>»</w:t>
      </w:r>
      <w:bookmarkEnd w:id="193"/>
    </w:p>
    <w:p w14:paraId="1727E5E2" w14:textId="08B24FDD" w:rsidR="00ED0C5E" w:rsidRPr="00F81606" w:rsidRDefault="00ED0C5E" w:rsidP="00ED0C5E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485F989D" w14:textId="104E0551" w:rsidR="00E7037C" w:rsidRDefault="00E7037C" w:rsidP="003C19A3"/>
    <w:p w14:paraId="1C2EA069" w14:textId="43CCA786" w:rsidR="003426B8" w:rsidRDefault="003426B8" w:rsidP="003C19A3"/>
    <w:p w14:paraId="1D438F2E" w14:textId="76190188" w:rsidR="003426B8" w:rsidRDefault="003426B8" w:rsidP="003C19A3"/>
    <w:p w14:paraId="385CA6A2" w14:textId="557161CD" w:rsidR="00DC56B8" w:rsidRDefault="00DC56B8" w:rsidP="003C19A3"/>
    <w:p w14:paraId="79C1E437" w14:textId="77777777" w:rsidR="00DC56B8" w:rsidRDefault="00DC56B8" w:rsidP="003C19A3"/>
    <w:p w14:paraId="35EAE738" w14:textId="3FE512BD" w:rsidR="003426B8" w:rsidRPr="00382DCA" w:rsidRDefault="003426B8" w:rsidP="00382DCA">
      <w:pPr>
        <w:pStyle w:val="Titre2"/>
        <w:numPr>
          <w:ilvl w:val="0"/>
          <w:numId w:val="5"/>
        </w:numPr>
      </w:pPr>
      <w:bookmarkStart w:id="194" w:name="_Toc95836107"/>
      <w:r>
        <w:lastRenderedPageBreak/>
        <w:t xml:space="preserve">Diagramme </w:t>
      </w:r>
      <w:r w:rsidR="00FA65E7">
        <w:t>d’activité</w:t>
      </w:r>
      <w:r>
        <w:t xml:space="preserve"> du cas </w:t>
      </w:r>
      <w:r w:rsidR="00FA65E7">
        <w:t>d’utilisation</w:t>
      </w:r>
      <w:r>
        <w:t xml:space="preserve"> </w:t>
      </w:r>
      <w:r>
        <w:rPr>
          <w:szCs w:val="24"/>
        </w:rPr>
        <w:t xml:space="preserve"> «Produire un Rapport»</w:t>
      </w:r>
      <w:bookmarkEnd w:id="194"/>
      <w:r>
        <w:rPr>
          <w:szCs w:val="24"/>
        </w:rPr>
        <w:t> </w:t>
      </w:r>
    </w:p>
    <w:p w14:paraId="3B88E0DA" w14:textId="26FF8986" w:rsidR="00DC56B8" w:rsidRPr="00DC56B8" w:rsidRDefault="00DC56B8" w:rsidP="00DC56B8">
      <w:r>
        <w:rPr>
          <w:noProof/>
        </w:rPr>
        <w:drawing>
          <wp:inline distT="0" distB="0" distL="0" distR="0" wp14:anchorId="344B976C" wp14:editId="5DBD2929">
            <wp:extent cx="5760720" cy="45002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C15A" w14:textId="3F2897DC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  <w:bookmarkStart w:id="195" w:name="_Toc95839973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12</w:t>
      </w:r>
      <w:r w:rsidR="00F7158C">
        <w:rPr>
          <w:noProof/>
        </w:rPr>
        <w:fldChar w:fldCharType="end"/>
      </w:r>
      <w:r>
        <w:t xml:space="preserve">   </w:t>
      </w:r>
      <w:r w:rsidRPr="00F81606">
        <w:rPr>
          <w:rFonts w:ascii="Trebuchet MS" w:hAnsi="Trebuchet MS"/>
          <w:b/>
          <w:bCs/>
          <w:i/>
          <w:iCs/>
        </w:rPr>
        <w:t>Diagramme d'Activité  du cas d'utilisation « </w:t>
      </w:r>
      <w:r>
        <w:rPr>
          <w:rFonts w:ascii="Trebuchet MS" w:hAnsi="Trebuchet MS"/>
          <w:b/>
          <w:bCs/>
          <w:i/>
          <w:iCs/>
        </w:rPr>
        <w:t>Produire un rapport</w:t>
      </w:r>
      <w:r w:rsidRPr="00F81606">
        <w:rPr>
          <w:rFonts w:ascii="Trebuchet MS" w:hAnsi="Trebuchet MS"/>
          <w:b/>
          <w:bCs/>
          <w:i/>
          <w:iCs/>
        </w:rPr>
        <w:t> »</w:t>
      </w:r>
      <w:bookmarkEnd w:id="195"/>
    </w:p>
    <w:p w14:paraId="33995F14" w14:textId="77777777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1AE0D139" w14:textId="1DE163C0" w:rsidR="00DC56B8" w:rsidRDefault="00DC56B8" w:rsidP="00E064C3">
      <w:pPr>
        <w:pStyle w:val="Lgende"/>
        <w:rPr>
          <w:b w:val="0"/>
          <w:bCs w:val="0"/>
          <w:i w:val="0"/>
          <w:iCs/>
        </w:rPr>
      </w:pPr>
    </w:p>
    <w:p w14:paraId="1C15A428" w14:textId="68D7CA15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39707699" w14:textId="597D3C1F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347867E0" w14:textId="681950F8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2E44229F" w14:textId="157EBF03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3A72A225" w14:textId="5E2CF5F0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7DE3E61B" w14:textId="2B6483D2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4A21E216" w14:textId="43261E2F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2860D4F5" w14:textId="2F67FD58" w:rsidR="00DC56B8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436ED92F" w14:textId="77777777" w:rsidR="00DC56B8" w:rsidRPr="00F81606" w:rsidRDefault="00DC56B8" w:rsidP="00B5082F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785E0E8B" w14:textId="049DFFF0" w:rsidR="00ED006A" w:rsidRDefault="00ED006A" w:rsidP="00382DCA">
      <w:pPr>
        <w:pStyle w:val="Titre2"/>
        <w:numPr>
          <w:ilvl w:val="0"/>
          <w:numId w:val="5"/>
        </w:numPr>
      </w:pPr>
      <w:bookmarkStart w:id="196" w:name="_Toc95836108"/>
      <w:r>
        <w:lastRenderedPageBreak/>
        <w:t xml:space="preserve">Diagramme </w:t>
      </w:r>
      <w:r w:rsidR="00FA65E7">
        <w:t>d’activité</w:t>
      </w:r>
      <w:r>
        <w:t xml:space="preserve"> du cas </w:t>
      </w:r>
      <w:r w:rsidR="00FA65E7">
        <w:t>d’utilisation</w:t>
      </w:r>
      <w:r>
        <w:t xml:space="preserve"> </w:t>
      </w:r>
      <w:r>
        <w:rPr>
          <w:szCs w:val="24"/>
        </w:rPr>
        <w:t xml:space="preserve"> «</w:t>
      </w:r>
      <w:r w:rsidR="00DC56B8" w:rsidRPr="00DC56B8">
        <w:rPr>
          <w:szCs w:val="24"/>
        </w:rPr>
        <w:t>Création de compte</w:t>
      </w:r>
      <w:r>
        <w:rPr>
          <w:szCs w:val="24"/>
        </w:rPr>
        <w:t>»</w:t>
      </w:r>
      <w:bookmarkEnd w:id="196"/>
      <w:r>
        <w:rPr>
          <w:szCs w:val="24"/>
        </w:rPr>
        <w:t> </w:t>
      </w:r>
    </w:p>
    <w:p w14:paraId="568C9E7C" w14:textId="77777777" w:rsidR="00E064C3" w:rsidRDefault="00A5745D" w:rsidP="00E064C3">
      <w:pPr>
        <w:keepNext/>
      </w:pPr>
      <w:r>
        <w:rPr>
          <w:noProof/>
        </w:rPr>
        <w:t xml:space="preserve"> </w:t>
      </w:r>
      <w:r w:rsidR="00511FF5">
        <w:rPr>
          <w:noProof/>
        </w:rPr>
        <w:drawing>
          <wp:inline distT="0" distB="0" distL="0" distR="0" wp14:anchorId="3A3D75C2" wp14:editId="6AEE369C">
            <wp:extent cx="5760720" cy="62515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493B" w14:textId="3F1ED7F2" w:rsidR="00E064C3" w:rsidRPr="00F81606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  <w:bookmarkStart w:id="197" w:name="_Toc95839974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13</w:t>
      </w:r>
      <w:r w:rsidR="00F7158C">
        <w:rPr>
          <w:noProof/>
        </w:rPr>
        <w:fldChar w:fldCharType="end"/>
      </w:r>
      <w:r w:rsidRPr="00E064C3">
        <w:rPr>
          <w:rFonts w:ascii="Trebuchet MS" w:hAnsi="Trebuchet MS"/>
          <w:b/>
          <w:bCs/>
          <w:i/>
          <w:iCs/>
        </w:rPr>
        <w:t xml:space="preserve"> </w:t>
      </w:r>
      <w:r w:rsidRPr="00F81606">
        <w:rPr>
          <w:rFonts w:ascii="Trebuchet MS" w:hAnsi="Trebuchet MS"/>
          <w:b/>
          <w:bCs/>
          <w:i/>
          <w:iCs/>
        </w:rPr>
        <w:t>Diagramme d'Activité  du cas d'utilisation « </w:t>
      </w:r>
      <w:r w:rsidRPr="00DC56B8">
        <w:rPr>
          <w:rFonts w:ascii="Trebuchet MS" w:hAnsi="Trebuchet MS"/>
          <w:b/>
          <w:bCs/>
          <w:i/>
          <w:iCs/>
        </w:rPr>
        <w:t>Création de compte</w:t>
      </w:r>
      <w:r w:rsidRPr="00F81606">
        <w:rPr>
          <w:rFonts w:ascii="Trebuchet MS" w:hAnsi="Trebuchet MS"/>
          <w:b/>
          <w:bCs/>
          <w:i/>
          <w:iCs/>
        </w:rPr>
        <w:t>»</w:t>
      </w:r>
      <w:bookmarkEnd w:id="197"/>
    </w:p>
    <w:p w14:paraId="1BFA9CCC" w14:textId="5C362783" w:rsidR="00ED006A" w:rsidRDefault="00ED006A" w:rsidP="00E064C3">
      <w:pPr>
        <w:pStyle w:val="Lgende"/>
        <w:jc w:val="left"/>
      </w:pPr>
    </w:p>
    <w:p w14:paraId="02B7BF4B" w14:textId="2E92A4A2" w:rsidR="00987DE3" w:rsidRPr="00F81606" w:rsidRDefault="00987DE3" w:rsidP="00987DE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5585EE43" w14:textId="390700A9" w:rsidR="00E35EB5" w:rsidRDefault="00E35EB5" w:rsidP="00E35EB5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5CB11F98" w14:textId="12160002" w:rsidR="00E9042F" w:rsidRDefault="00E9042F" w:rsidP="00E35EB5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710B14E1" w14:textId="512CF8DE" w:rsidR="00E9042F" w:rsidRDefault="00E9042F" w:rsidP="00E35EB5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455443AD" w14:textId="4CB51452" w:rsidR="00E9042F" w:rsidRDefault="00E9042F" w:rsidP="00E35EB5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04E217BB" w14:textId="29A01E85" w:rsidR="00E9042F" w:rsidRDefault="00E9042F" w:rsidP="00382DCA">
      <w:pPr>
        <w:pStyle w:val="Titre2"/>
        <w:numPr>
          <w:ilvl w:val="0"/>
          <w:numId w:val="5"/>
        </w:numPr>
      </w:pPr>
      <w:bookmarkStart w:id="198" w:name="_Toc95836109"/>
      <w:r>
        <w:t xml:space="preserve">Diagramme d’activité du cas d’utilisation </w:t>
      </w:r>
      <w:r>
        <w:rPr>
          <w:szCs w:val="24"/>
        </w:rPr>
        <w:t xml:space="preserve"> «</w:t>
      </w:r>
      <w:r w:rsidR="00C877B6" w:rsidRPr="00C877B6">
        <w:rPr>
          <w:szCs w:val="24"/>
        </w:rPr>
        <w:t>Demande d'Assistance d'Intervention</w:t>
      </w:r>
      <w:r>
        <w:rPr>
          <w:szCs w:val="24"/>
        </w:rPr>
        <w:t>»</w:t>
      </w:r>
      <w:bookmarkEnd w:id="198"/>
      <w:r>
        <w:rPr>
          <w:szCs w:val="24"/>
        </w:rPr>
        <w:t> </w:t>
      </w:r>
    </w:p>
    <w:p w14:paraId="2D469A96" w14:textId="77777777" w:rsidR="00E064C3" w:rsidRDefault="009B14EC" w:rsidP="00E064C3">
      <w:pPr>
        <w:keepNext/>
        <w:spacing w:line="360" w:lineRule="auto"/>
        <w:jc w:val="both"/>
      </w:pPr>
      <w:r>
        <w:rPr>
          <w:rFonts w:ascii="Trebuchet MS" w:hAnsi="Trebuchet MS" w:cs="Arial"/>
          <w:b/>
          <w:noProof/>
          <w:sz w:val="24"/>
          <w:szCs w:val="24"/>
          <w:u w:val="single"/>
        </w:rPr>
        <w:drawing>
          <wp:inline distT="0" distB="0" distL="0" distR="0" wp14:anchorId="77B64AD1" wp14:editId="576C6B9B">
            <wp:extent cx="5760720" cy="63620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CCF" w14:textId="45D63A15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  <w:bookmarkStart w:id="199" w:name="_Toc95839975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14</w:t>
      </w:r>
      <w:r w:rsidR="00F7158C">
        <w:rPr>
          <w:noProof/>
        </w:rPr>
        <w:fldChar w:fldCharType="end"/>
      </w:r>
      <w:r w:rsidRPr="00E064C3">
        <w:rPr>
          <w:rFonts w:ascii="Trebuchet MS" w:hAnsi="Trebuchet MS"/>
          <w:b/>
          <w:bCs/>
          <w:i/>
          <w:iCs/>
        </w:rPr>
        <w:t xml:space="preserve"> </w:t>
      </w:r>
      <w:r w:rsidRPr="00F81606">
        <w:rPr>
          <w:rFonts w:ascii="Trebuchet MS" w:hAnsi="Trebuchet MS"/>
          <w:b/>
          <w:bCs/>
          <w:i/>
          <w:iCs/>
        </w:rPr>
        <w:t>Diagramme d'Activité  du cas d'utilisation « </w:t>
      </w:r>
      <w:r>
        <w:rPr>
          <w:rFonts w:ascii="Trebuchet MS" w:hAnsi="Trebuchet MS"/>
          <w:b/>
          <w:bCs/>
          <w:i/>
          <w:iCs/>
        </w:rPr>
        <w:t>Demande d’Assistance d’Intervention</w:t>
      </w:r>
      <w:r w:rsidRPr="00F81606">
        <w:rPr>
          <w:rFonts w:ascii="Trebuchet MS" w:hAnsi="Trebuchet MS"/>
          <w:b/>
          <w:bCs/>
          <w:i/>
          <w:iCs/>
        </w:rPr>
        <w:t>»</w:t>
      </w:r>
      <w:bookmarkEnd w:id="199"/>
    </w:p>
    <w:p w14:paraId="59D96AC6" w14:textId="1BA7C7AD" w:rsidR="00E9042F" w:rsidRDefault="00E9042F" w:rsidP="00E064C3">
      <w:pPr>
        <w:pStyle w:val="Lgende"/>
        <w:jc w:val="both"/>
        <w:rPr>
          <w:b w:val="0"/>
          <w:szCs w:val="24"/>
        </w:rPr>
      </w:pPr>
    </w:p>
    <w:p w14:paraId="564D0E94" w14:textId="3254DC49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06805B5F" w14:textId="053DF5C6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350A717D" w14:textId="6CB0A9F7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5075559A" w14:textId="4061CBF0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02D98B9C" w14:textId="6ECD95D8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5FFA65D2" w14:textId="24211EDB" w:rsidR="009B14EC" w:rsidRDefault="009B14EC" w:rsidP="009B14EC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6F736A54" w14:textId="228C648F" w:rsidR="009B14EC" w:rsidRDefault="009B14EC" w:rsidP="00382DCA">
      <w:pPr>
        <w:pStyle w:val="Titre2"/>
        <w:numPr>
          <w:ilvl w:val="0"/>
          <w:numId w:val="5"/>
        </w:numPr>
      </w:pPr>
      <w:bookmarkStart w:id="200" w:name="_Toc95836110"/>
      <w:r>
        <w:t xml:space="preserve">Diagramme d’activité du cas d’utilisation </w:t>
      </w:r>
      <w:r>
        <w:rPr>
          <w:szCs w:val="24"/>
        </w:rPr>
        <w:t xml:space="preserve"> «Envoie de Rapport»</w:t>
      </w:r>
      <w:bookmarkEnd w:id="200"/>
      <w:r>
        <w:rPr>
          <w:szCs w:val="24"/>
        </w:rPr>
        <w:t> </w:t>
      </w:r>
    </w:p>
    <w:p w14:paraId="471175B1" w14:textId="77777777" w:rsidR="00E064C3" w:rsidRDefault="009B14EC" w:rsidP="00E064C3">
      <w:pPr>
        <w:pStyle w:val="NormalWeb"/>
        <w:keepNext/>
        <w:shd w:val="clear" w:color="auto" w:fill="FFFFFF"/>
        <w:spacing w:before="0" w:beforeAutospacing="0" w:afterAutospacing="0" w:line="360" w:lineRule="auto"/>
        <w:jc w:val="both"/>
      </w:pPr>
      <w:r>
        <w:rPr>
          <w:rFonts w:ascii="Trebuchet MS" w:hAnsi="Trebuchet MS"/>
          <w:b/>
          <w:bCs/>
          <w:i/>
          <w:iCs/>
          <w:noProof/>
        </w:rPr>
        <w:drawing>
          <wp:inline distT="0" distB="0" distL="0" distR="0" wp14:anchorId="76E1928F" wp14:editId="5BC4F664">
            <wp:extent cx="5760720" cy="611949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04D" w14:textId="2889A590" w:rsidR="00E064C3" w:rsidRDefault="00E064C3" w:rsidP="00E064C3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  <w:bookmarkStart w:id="201" w:name="_Toc95839976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15</w:t>
      </w:r>
      <w:r w:rsidR="00F7158C">
        <w:rPr>
          <w:noProof/>
        </w:rPr>
        <w:fldChar w:fldCharType="end"/>
      </w:r>
      <w:r w:rsidRPr="00E064C3">
        <w:rPr>
          <w:rFonts w:ascii="Trebuchet MS" w:hAnsi="Trebuchet MS"/>
          <w:b/>
          <w:bCs/>
          <w:i/>
          <w:iCs/>
        </w:rPr>
        <w:t xml:space="preserve"> </w:t>
      </w:r>
      <w:r w:rsidRPr="00F81606">
        <w:rPr>
          <w:rFonts w:ascii="Trebuchet MS" w:hAnsi="Trebuchet MS"/>
          <w:b/>
          <w:bCs/>
          <w:i/>
          <w:iCs/>
        </w:rPr>
        <w:t>Diagramme d'Activité  du cas d'utilisation « </w:t>
      </w:r>
      <w:r>
        <w:rPr>
          <w:rFonts w:ascii="Trebuchet MS" w:hAnsi="Trebuchet MS"/>
          <w:b/>
          <w:bCs/>
          <w:i/>
          <w:iCs/>
        </w:rPr>
        <w:t>Envoie de Rapport</w:t>
      </w:r>
      <w:r w:rsidRPr="00F81606">
        <w:rPr>
          <w:rFonts w:ascii="Trebuchet MS" w:hAnsi="Trebuchet MS"/>
          <w:b/>
          <w:bCs/>
          <w:i/>
          <w:iCs/>
        </w:rPr>
        <w:t>»</w:t>
      </w:r>
      <w:bookmarkEnd w:id="201"/>
    </w:p>
    <w:p w14:paraId="25A96AD0" w14:textId="7777E53D" w:rsidR="009B14EC" w:rsidRPr="00F81606" w:rsidRDefault="009B14EC" w:rsidP="00E064C3">
      <w:pPr>
        <w:pStyle w:val="Lgende"/>
        <w:jc w:val="both"/>
        <w:rPr>
          <w:b w:val="0"/>
          <w:bCs w:val="0"/>
          <w:i w:val="0"/>
          <w:iCs/>
        </w:rPr>
      </w:pPr>
    </w:p>
    <w:p w14:paraId="65352FF6" w14:textId="77777777" w:rsidR="009B14EC" w:rsidRDefault="009B14EC" w:rsidP="009B14EC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6B99DB65" w14:textId="1CA86C57" w:rsidR="006C224A" w:rsidRDefault="006C224A" w:rsidP="006C224A">
      <w:pPr>
        <w:pStyle w:val="NormalWeb"/>
        <w:shd w:val="clear" w:color="auto" w:fill="FFFFFF"/>
        <w:spacing w:before="0" w:beforeAutospacing="0" w:afterAutospacing="0" w:line="360" w:lineRule="auto"/>
        <w:jc w:val="both"/>
        <w:rPr>
          <w:rFonts w:ascii="Trebuchet MS" w:hAnsi="Trebuchet MS"/>
          <w:b/>
          <w:bCs/>
          <w:i/>
          <w:iCs/>
        </w:rPr>
      </w:pPr>
    </w:p>
    <w:p w14:paraId="5180D3E0" w14:textId="77777777" w:rsidR="009B14EC" w:rsidRPr="009E7B0B" w:rsidRDefault="009B14EC" w:rsidP="00E35EB5">
      <w:pPr>
        <w:spacing w:line="360" w:lineRule="auto"/>
        <w:jc w:val="both"/>
        <w:rPr>
          <w:rFonts w:ascii="Trebuchet MS" w:hAnsi="Trebuchet MS" w:cs="Arial"/>
          <w:b/>
          <w:sz w:val="24"/>
          <w:szCs w:val="24"/>
          <w:u w:val="single"/>
        </w:rPr>
      </w:pPr>
    </w:p>
    <w:p w14:paraId="0E12578F" w14:textId="77777777" w:rsidR="00E35EB5" w:rsidRDefault="00E35EB5" w:rsidP="00E35EB5">
      <w:pPr>
        <w:rPr>
          <w:rFonts w:ascii="Trebuchet MS" w:hAnsi="Trebuchet MS" w:cs="Arial"/>
          <w:b/>
          <w:color w:val="5B9BD5" w:themeColor="accent5"/>
          <w:sz w:val="24"/>
          <w:szCs w:val="24"/>
          <w:u w:val="single"/>
        </w:rPr>
      </w:pPr>
    </w:p>
    <w:p w14:paraId="70B5CCE8" w14:textId="62200587" w:rsidR="00E35EB5" w:rsidRPr="009E7B0B" w:rsidRDefault="00E35EB5" w:rsidP="00E35EB5">
      <w:pPr>
        <w:pStyle w:val="Titre2"/>
        <w:numPr>
          <w:ilvl w:val="0"/>
          <w:numId w:val="21"/>
        </w:numPr>
        <w:spacing w:line="360" w:lineRule="auto"/>
      </w:pPr>
      <w:bookmarkStart w:id="202" w:name="_Toc89450651"/>
      <w:bookmarkStart w:id="203" w:name="_Toc89450906"/>
      <w:bookmarkStart w:id="204" w:name="_Toc89952827"/>
      <w:bookmarkStart w:id="205" w:name="_Toc91601490"/>
      <w:bookmarkStart w:id="206" w:name="_Toc95836111"/>
      <w:r w:rsidRPr="009E7B0B">
        <w:t>Diagramme de classe</w:t>
      </w:r>
      <w:bookmarkEnd w:id="202"/>
      <w:bookmarkEnd w:id="203"/>
      <w:bookmarkEnd w:id="204"/>
      <w:bookmarkEnd w:id="205"/>
      <w:bookmarkEnd w:id="206"/>
    </w:p>
    <w:p w14:paraId="4D536D6C" w14:textId="1B555F4D" w:rsidR="00882AAF" w:rsidRDefault="00E35EB5" w:rsidP="00E35EB5">
      <w:pPr>
        <w:pStyle w:val="NormalWeb"/>
        <w:shd w:val="clear" w:color="auto" w:fill="FFFFFF"/>
        <w:spacing w:before="0" w:beforeAutospacing="0" w:line="360" w:lineRule="auto"/>
        <w:rPr>
          <w:rFonts w:ascii="Trebuchet MS" w:hAnsi="Trebuchet MS" w:cs="Arial"/>
          <w:color w:val="000000" w:themeColor="text1"/>
        </w:rPr>
      </w:pPr>
      <w:r w:rsidRPr="009E7B0B">
        <w:rPr>
          <w:rFonts w:ascii="Trebuchet MS" w:hAnsi="Trebuchet MS" w:cs="Arial"/>
          <w:color w:val="000000" w:themeColor="text1"/>
        </w:rPr>
        <w:t xml:space="preserve">Un diagramme de classe est un diagramme qui est utilisé pour décrire les structures des objets et </w:t>
      </w:r>
      <w:r w:rsidR="00DB11DC">
        <w:rPr>
          <w:rFonts w:ascii="Trebuchet MS" w:hAnsi="Trebuchet MS" w:cs="Arial"/>
          <w:color w:val="000000" w:themeColor="text1"/>
        </w:rPr>
        <w:t>le</w:t>
      </w:r>
      <w:r w:rsidR="00882AAF">
        <w:rPr>
          <w:rFonts w:ascii="Trebuchet MS" w:hAnsi="Trebuchet MS" w:cs="Arial"/>
          <w:color w:val="000000" w:themeColor="text1"/>
        </w:rPr>
        <w:t>s</w:t>
      </w:r>
      <w:r w:rsidR="00DB11DC">
        <w:rPr>
          <w:rFonts w:ascii="Trebuchet MS" w:hAnsi="Trebuchet MS" w:cs="Arial"/>
          <w:color w:val="000000" w:themeColor="text1"/>
        </w:rPr>
        <w:t xml:space="preserve"> </w:t>
      </w:r>
      <w:r w:rsidRPr="009E7B0B">
        <w:rPr>
          <w:rFonts w:ascii="Trebuchet MS" w:hAnsi="Trebuchet MS" w:cs="Arial"/>
          <w:color w:val="000000" w:themeColor="text1"/>
        </w:rPr>
        <w:t xml:space="preserve"> informations </w:t>
      </w:r>
      <w:r w:rsidR="00882AAF">
        <w:rPr>
          <w:rFonts w:ascii="Trebuchet MS" w:hAnsi="Trebuchet MS" w:cs="Arial"/>
          <w:color w:val="000000" w:themeColor="text1"/>
        </w:rPr>
        <w:t>qui leurs sont relatives. Il</w:t>
      </w:r>
      <w:r w:rsidRPr="009E7B0B">
        <w:rPr>
          <w:rFonts w:ascii="Trebuchet MS" w:hAnsi="Trebuchet MS" w:cs="Arial"/>
          <w:color w:val="000000" w:themeColor="text1"/>
        </w:rPr>
        <w:t xml:space="preserve"> permet aussi de montrer </w:t>
      </w:r>
      <w:r w:rsidR="00882AAF" w:rsidRPr="009E7B0B">
        <w:rPr>
          <w:rFonts w:ascii="Trebuchet MS" w:hAnsi="Trebuchet MS" w:cs="Arial"/>
          <w:color w:val="000000" w:themeColor="text1"/>
        </w:rPr>
        <w:t>l</w:t>
      </w:r>
      <w:r w:rsidR="00882AAF">
        <w:rPr>
          <w:rFonts w:ascii="Trebuchet MS" w:hAnsi="Trebuchet MS" w:cs="Arial"/>
          <w:color w:val="000000" w:themeColor="text1"/>
        </w:rPr>
        <w:t>es différentes relations qui existent entre ces objets</w:t>
      </w:r>
      <w:r w:rsidRPr="009E7B0B">
        <w:rPr>
          <w:rFonts w:ascii="Trebuchet MS" w:hAnsi="Trebuchet MS" w:cs="Arial"/>
          <w:color w:val="000000" w:themeColor="text1"/>
        </w:rPr>
        <w:t>.</w:t>
      </w:r>
    </w:p>
    <w:p w14:paraId="0982D6D2" w14:textId="206E761E" w:rsidR="00E35EB5" w:rsidRDefault="00882AAF" w:rsidP="00E35EB5">
      <w:pPr>
        <w:pStyle w:val="NormalWeb"/>
        <w:shd w:val="clear" w:color="auto" w:fill="FFFFFF"/>
        <w:spacing w:before="0" w:beforeAutospacing="0" w:line="360" w:lineRule="auto"/>
        <w:rPr>
          <w:rFonts w:ascii="Trebuchet MS" w:hAnsi="Trebuchet MS" w:cs="Arial"/>
          <w:color w:val="000000" w:themeColor="text1"/>
        </w:rPr>
      </w:pPr>
      <w:r>
        <w:rPr>
          <w:rFonts w:ascii="Trebuchet MS" w:hAnsi="Trebuchet MS" w:cs="Arial"/>
          <w:color w:val="000000" w:themeColor="text1"/>
        </w:rPr>
        <w:t>Voici</w:t>
      </w:r>
      <w:r w:rsidR="00E35EB5" w:rsidRPr="009E7B0B">
        <w:rPr>
          <w:rFonts w:ascii="Trebuchet MS" w:hAnsi="Trebuchet MS" w:cs="Arial"/>
          <w:color w:val="000000" w:themeColor="text1"/>
        </w:rPr>
        <w:t xml:space="preserve"> Le diagramme de classe de notre système :</w:t>
      </w:r>
    </w:p>
    <w:p w14:paraId="57C69AA7" w14:textId="77777777" w:rsidR="00E064C3" w:rsidRDefault="001D2B30" w:rsidP="00E064C3">
      <w:pPr>
        <w:keepNext/>
      </w:pPr>
      <w:r>
        <w:rPr>
          <w:noProof/>
        </w:rPr>
        <w:drawing>
          <wp:inline distT="0" distB="0" distL="0" distR="0" wp14:anchorId="2D58A45F" wp14:editId="4C6C6765">
            <wp:extent cx="5760720" cy="49269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40E" w14:textId="794EAFBA" w:rsidR="00987DE3" w:rsidRDefault="00E064C3" w:rsidP="00E064C3">
      <w:pPr>
        <w:pStyle w:val="Lgende"/>
        <w:jc w:val="left"/>
      </w:pPr>
      <w:bookmarkStart w:id="207" w:name="_Toc95839977"/>
      <w:r>
        <w:t xml:space="preserve">Figure </w:t>
      </w:r>
      <w:r w:rsidR="00F7158C">
        <w:fldChar w:fldCharType="begin"/>
      </w:r>
      <w:r w:rsidR="00F7158C">
        <w:instrText xml:space="preserve"> SEQ Figure \* ARABIC </w:instrText>
      </w:r>
      <w:r w:rsidR="00F7158C">
        <w:fldChar w:fldCharType="separate"/>
      </w:r>
      <w:r>
        <w:rPr>
          <w:noProof/>
        </w:rPr>
        <w:t>16</w:t>
      </w:r>
      <w:r w:rsidR="00F7158C">
        <w:rPr>
          <w:noProof/>
        </w:rPr>
        <w:fldChar w:fldCharType="end"/>
      </w:r>
      <w:r>
        <w:t xml:space="preserve"> Diagramme de classe</w:t>
      </w:r>
      <w:bookmarkEnd w:id="207"/>
    </w:p>
    <w:p w14:paraId="0BF89786" w14:textId="338300B9" w:rsidR="00003AD9" w:rsidRDefault="00003AD9" w:rsidP="00987DE3"/>
    <w:p w14:paraId="43BF779F" w14:textId="34823BC1" w:rsidR="00003AD9" w:rsidRDefault="00003AD9" w:rsidP="00FB1B8C">
      <w:pPr>
        <w:pStyle w:val="Titre2"/>
        <w:numPr>
          <w:ilvl w:val="0"/>
          <w:numId w:val="21"/>
        </w:numPr>
        <w:spacing w:line="360" w:lineRule="auto"/>
      </w:pPr>
      <w:bookmarkStart w:id="208" w:name="_Toc95836112"/>
      <w:r w:rsidRPr="009E7B0B">
        <w:t xml:space="preserve">Diagramme </w:t>
      </w:r>
      <w:r>
        <w:t>Entité-Relation</w:t>
      </w:r>
      <w:bookmarkEnd w:id="208"/>
    </w:p>
    <w:p w14:paraId="033B3CAD" w14:textId="129358FF" w:rsidR="00003AD9" w:rsidRDefault="00003AD9" w:rsidP="00003AD9"/>
    <w:p w14:paraId="72948275" w14:textId="77777777" w:rsidR="009E7BB7" w:rsidRDefault="00003AD9" w:rsidP="00003AD9">
      <w:pPr>
        <w:rPr>
          <w:rFonts w:ascii="Trebuchet MS" w:hAnsi="Trebuchet MS"/>
          <w:sz w:val="24"/>
          <w:szCs w:val="24"/>
        </w:rPr>
        <w:sectPr w:rsidR="009E7BB7">
          <w:footerReference w:type="default" r:id="rId25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2B736D">
        <w:rPr>
          <w:rFonts w:ascii="Trebuchet MS" w:hAnsi="Trebuchet MS"/>
          <w:sz w:val="24"/>
          <w:szCs w:val="24"/>
        </w:rPr>
        <w:lastRenderedPageBreak/>
        <w:t xml:space="preserve">Un diagramme entité-relation est un Diagramme qui </w:t>
      </w:r>
      <w:r w:rsidR="001B5DB7" w:rsidRPr="002B736D">
        <w:rPr>
          <w:rFonts w:ascii="Trebuchet MS" w:hAnsi="Trebuchet MS"/>
          <w:sz w:val="24"/>
          <w:szCs w:val="24"/>
        </w:rPr>
        <w:t>illustre les relations qui existent entre les entités dans une base de données</w:t>
      </w:r>
    </w:p>
    <w:p w14:paraId="39C9DF31" w14:textId="52639AA7" w:rsidR="00003AD9" w:rsidRDefault="00F7158C" w:rsidP="00003AD9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pict w14:anchorId="4175096F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.35pt;margin-top:466.2pt;width:634.5pt;height:.05pt;z-index:251660288;mso-position-horizontal-relative:text;mso-position-vertical-relative:text" stroked="f">
            <v:textbox style="mso-fit-shape-to-text:t" inset="0,0,0,0">
              <w:txbxContent>
                <w:p w14:paraId="41F7AF7B" w14:textId="3463D774" w:rsidR="00E064C3" w:rsidRPr="000E3D0A" w:rsidRDefault="00E064C3" w:rsidP="00E064C3">
                  <w:pPr>
                    <w:pStyle w:val="Lgende"/>
                    <w:rPr>
                      <w:noProof/>
                      <w:sz w:val="21"/>
                      <w:szCs w:val="21"/>
                    </w:rPr>
                  </w:pPr>
                  <w:bookmarkStart w:id="209" w:name="_Toc95839978"/>
                  <w:r>
                    <w:t xml:space="preserve">Figure </w:t>
                  </w:r>
                  <w:r w:rsidR="00F7158C">
                    <w:fldChar w:fldCharType="begin"/>
                  </w:r>
                  <w:r w:rsidR="00F7158C">
                    <w:instrText xml:space="preserve"> SEQ Figure \* ARABIC </w:instrText>
                  </w:r>
                  <w:r w:rsidR="00F7158C">
                    <w:fldChar w:fldCharType="separate"/>
                  </w:r>
                  <w:r>
                    <w:rPr>
                      <w:noProof/>
                    </w:rPr>
                    <w:t>17</w:t>
                  </w:r>
                  <w:r w:rsidR="00F7158C">
                    <w:rPr>
                      <w:noProof/>
                    </w:rPr>
                    <w:fldChar w:fldCharType="end"/>
                  </w:r>
                  <w:r>
                    <w:t xml:space="preserve"> Diagramme Entité-Relation</w:t>
                  </w:r>
                  <w:bookmarkEnd w:id="209"/>
                </w:p>
              </w:txbxContent>
            </v:textbox>
          </v:shape>
        </w:pict>
      </w:r>
      <w:r w:rsidR="009E7BB7">
        <w:rPr>
          <w:noProof/>
        </w:rPr>
        <w:drawing>
          <wp:anchor distT="0" distB="0" distL="114300" distR="114300" simplePos="0" relativeHeight="251658240" behindDoc="0" locked="0" layoutInCell="1" allowOverlap="1" wp14:anchorId="3D1C2867" wp14:editId="2E8ED5B5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8058150" cy="5859746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173" cy="58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75891" w14:textId="29BD8360" w:rsidR="005A3C8E" w:rsidRDefault="005A3C8E" w:rsidP="00003AD9">
      <w:pPr>
        <w:rPr>
          <w:rFonts w:ascii="Trebuchet MS" w:hAnsi="Trebuchet MS"/>
          <w:sz w:val="24"/>
          <w:szCs w:val="24"/>
        </w:rPr>
      </w:pPr>
    </w:p>
    <w:p w14:paraId="6665C567" w14:textId="326D499D" w:rsidR="005A3C8E" w:rsidRPr="002B736D" w:rsidRDefault="005A3C8E" w:rsidP="00003AD9">
      <w:pPr>
        <w:rPr>
          <w:rFonts w:ascii="Trebuchet MS" w:hAnsi="Trebuchet MS"/>
          <w:sz w:val="24"/>
          <w:szCs w:val="24"/>
        </w:rPr>
      </w:pPr>
    </w:p>
    <w:sectPr w:rsidR="005A3C8E" w:rsidRPr="002B736D" w:rsidSect="009E7BB7">
      <w:pgSz w:w="16838" w:h="11906" w:orient="landscape"/>
      <w:pgMar w:top="141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4EE86" w14:textId="77777777" w:rsidR="00F7158C" w:rsidRDefault="00F7158C" w:rsidP="00C65CFD">
      <w:pPr>
        <w:spacing w:after="0" w:line="240" w:lineRule="auto"/>
      </w:pPr>
      <w:r>
        <w:separator/>
      </w:r>
    </w:p>
  </w:endnote>
  <w:endnote w:type="continuationSeparator" w:id="0">
    <w:p w14:paraId="39B163C4" w14:textId="77777777" w:rsidR="00F7158C" w:rsidRDefault="00F7158C" w:rsidP="00C65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2DFD" w14:textId="77777777" w:rsidR="00C65CFD" w:rsidRDefault="00C65CFD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3AED21F" w14:textId="77777777" w:rsidR="00C65CFD" w:rsidRDefault="00C65CF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942E0" w14:textId="77777777" w:rsidR="00F7158C" w:rsidRDefault="00F7158C" w:rsidP="00C65CFD">
      <w:pPr>
        <w:spacing w:after="0" w:line="240" w:lineRule="auto"/>
      </w:pPr>
      <w:r>
        <w:separator/>
      </w:r>
    </w:p>
  </w:footnote>
  <w:footnote w:type="continuationSeparator" w:id="0">
    <w:p w14:paraId="5FA46BB3" w14:textId="77777777" w:rsidR="00F7158C" w:rsidRDefault="00F7158C" w:rsidP="00C65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50B3"/>
    <w:multiLevelType w:val="hybridMultilevel"/>
    <w:tmpl w:val="4C92FAD2"/>
    <w:lvl w:ilvl="0" w:tplc="46F44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C5D"/>
    <w:multiLevelType w:val="hybridMultilevel"/>
    <w:tmpl w:val="8F0E9FE4"/>
    <w:lvl w:ilvl="0" w:tplc="B5029812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436429C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6C1405B"/>
    <w:multiLevelType w:val="hybridMultilevel"/>
    <w:tmpl w:val="B6F8DFEA"/>
    <w:lvl w:ilvl="0" w:tplc="9F96E8AC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D1380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0896088F"/>
    <w:multiLevelType w:val="hybridMultilevel"/>
    <w:tmpl w:val="AC802BB4"/>
    <w:lvl w:ilvl="0" w:tplc="FFFFFFFF">
      <w:start w:val="1"/>
      <w:numFmt w:val="upperRoman"/>
      <w:lvlText w:val="%1."/>
      <w:lvlJc w:val="right"/>
      <w:pPr>
        <w:ind w:left="795" w:hanging="360"/>
      </w:pPr>
    </w:lvl>
    <w:lvl w:ilvl="1" w:tplc="FFFFFFFF" w:tentative="1">
      <w:start w:val="1"/>
      <w:numFmt w:val="lowerLetter"/>
      <w:lvlText w:val="%2."/>
      <w:lvlJc w:val="left"/>
      <w:pPr>
        <w:ind w:left="1515" w:hanging="360"/>
      </w:pPr>
    </w:lvl>
    <w:lvl w:ilvl="2" w:tplc="FFFFFFFF" w:tentative="1">
      <w:start w:val="1"/>
      <w:numFmt w:val="lowerRoman"/>
      <w:lvlText w:val="%3."/>
      <w:lvlJc w:val="right"/>
      <w:pPr>
        <w:ind w:left="2235" w:hanging="180"/>
      </w:pPr>
    </w:lvl>
    <w:lvl w:ilvl="3" w:tplc="FFFFFFFF" w:tentative="1">
      <w:start w:val="1"/>
      <w:numFmt w:val="decimal"/>
      <w:lvlText w:val="%4."/>
      <w:lvlJc w:val="left"/>
      <w:pPr>
        <w:ind w:left="2955" w:hanging="360"/>
      </w:pPr>
    </w:lvl>
    <w:lvl w:ilvl="4" w:tplc="FFFFFFFF" w:tentative="1">
      <w:start w:val="1"/>
      <w:numFmt w:val="lowerLetter"/>
      <w:lvlText w:val="%5."/>
      <w:lvlJc w:val="left"/>
      <w:pPr>
        <w:ind w:left="3675" w:hanging="360"/>
      </w:pPr>
    </w:lvl>
    <w:lvl w:ilvl="5" w:tplc="FFFFFFFF" w:tentative="1">
      <w:start w:val="1"/>
      <w:numFmt w:val="lowerRoman"/>
      <w:lvlText w:val="%6."/>
      <w:lvlJc w:val="right"/>
      <w:pPr>
        <w:ind w:left="4395" w:hanging="180"/>
      </w:pPr>
    </w:lvl>
    <w:lvl w:ilvl="6" w:tplc="FFFFFFFF" w:tentative="1">
      <w:start w:val="1"/>
      <w:numFmt w:val="decimal"/>
      <w:lvlText w:val="%7."/>
      <w:lvlJc w:val="left"/>
      <w:pPr>
        <w:ind w:left="5115" w:hanging="360"/>
      </w:pPr>
    </w:lvl>
    <w:lvl w:ilvl="7" w:tplc="FFFFFFFF" w:tentative="1">
      <w:start w:val="1"/>
      <w:numFmt w:val="lowerLetter"/>
      <w:lvlText w:val="%8."/>
      <w:lvlJc w:val="left"/>
      <w:pPr>
        <w:ind w:left="5835" w:hanging="360"/>
      </w:pPr>
    </w:lvl>
    <w:lvl w:ilvl="8" w:tplc="FFFFFFFF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0B974E5F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17055231"/>
    <w:multiLevelType w:val="hybridMultilevel"/>
    <w:tmpl w:val="6C50BAAE"/>
    <w:lvl w:ilvl="0" w:tplc="3FE820D4">
      <w:start w:val="1"/>
      <w:numFmt w:val="lowerLetter"/>
      <w:lvlText w:val="%1)"/>
      <w:lvlJc w:val="left"/>
      <w:pPr>
        <w:ind w:left="633" w:hanging="360"/>
      </w:pPr>
      <w:rPr>
        <w:color w:val="0070C0"/>
      </w:rPr>
    </w:lvl>
    <w:lvl w:ilvl="1" w:tplc="040C0019">
      <w:start w:val="1"/>
      <w:numFmt w:val="lowerLetter"/>
      <w:lvlText w:val="%2."/>
      <w:lvlJc w:val="left"/>
      <w:pPr>
        <w:ind w:left="1353" w:hanging="360"/>
      </w:pPr>
    </w:lvl>
    <w:lvl w:ilvl="2" w:tplc="040C001B">
      <w:start w:val="1"/>
      <w:numFmt w:val="lowerRoman"/>
      <w:lvlText w:val="%3."/>
      <w:lvlJc w:val="right"/>
      <w:pPr>
        <w:ind w:left="2073" w:hanging="180"/>
      </w:pPr>
    </w:lvl>
    <w:lvl w:ilvl="3" w:tplc="040C000F">
      <w:start w:val="1"/>
      <w:numFmt w:val="decimal"/>
      <w:lvlText w:val="%4."/>
      <w:lvlJc w:val="left"/>
      <w:pPr>
        <w:ind w:left="2793" w:hanging="360"/>
      </w:pPr>
    </w:lvl>
    <w:lvl w:ilvl="4" w:tplc="040C0019">
      <w:start w:val="1"/>
      <w:numFmt w:val="lowerLetter"/>
      <w:lvlText w:val="%5."/>
      <w:lvlJc w:val="left"/>
      <w:pPr>
        <w:ind w:left="3513" w:hanging="360"/>
      </w:pPr>
    </w:lvl>
    <w:lvl w:ilvl="5" w:tplc="040C001B">
      <w:start w:val="1"/>
      <w:numFmt w:val="lowerRoman"/>
      <w:lvlText w:val="%6."/>
      <w:lvlJc w:val="right"/>
      <w:pPr>
        <w:ind w:left="4233" w:hanging="180"/>
      </w:pPr>
    </w:lvl>
    <w:lvl w:ilvl="6" w:tplc="040C000F">
      <w:start w:val="1"/>
      <w:numFmt w:val="decimal"/>
      <w:lvlText w:val="%7."/>
      <w:lvlJc w:val="left"/>
      <w:pPr>
        <w:ind w:left="4953" w:hanging="360"/>
      </w:pPr>
    </w:lvl>
    <w:lvl w:ilvl="7" w:tplc="040C0019">
      <w:start w:val="1"/>
      <w:numFmt w:val="lowerLetter"/>
      <w:lvlText w:val="%8."/>
      <w:lvlJc w:val="left"/>
      <w:pPr>
        <w:ind w:left="5673" w:hanging="360"/>
      </w:pPr>
    </w:lvl>
    <w:lvl w:ilvl="8" w:tplc="040C001B">
      <w:start w:val="1"/>
      <w:numFmt w:val="lowerRoman"/>
      <w:lvlText w:val="%9."/>
      <w:lvlJc w:val="right"/>
      <w:pPr>
        <w:ind w:left="6393" w:hanging="180"/>
      </w:pPr>
    </w:lvl>
  </w:abstractNum>
  <w:abstractNum w:abstractNumId="8" w15:restartNumberingAfterBreak="0">
    <w:nsid w:val="1AD320AE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1CA77978"/>
    <w:multiLevelType w:val="hybridMultilevel"/>
    <w:tmpl w:val="AF445CB6"/>
    <w:lvl w:ilvl="0" w:tplc="842CF5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D7196"/>
    <w:multiLevelType w:val="hybridMultilevel"/>
    <w:tmpl w:val="B08673DA"/>
    <w:lvl w:ilvl="0" w:tplc="040C0017">
      <w:start w:val="1"/>
      <w:numFmt w:val="lowerLetter"/>
      <w:lvlText w:val="%1)"/>
      <w:lvlJc w:val="left"/>
      <w:pPr>
        <w:ind w:left="1776" w:hanging="360"/>
      </w:p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>
      <w:start w:val="1"/>
      <w:numFmt w:val="lowerRoman"/>
      <w:lvlText w:val="%3."/>
      <w:lvlJc w:val="right"/>
      <w:pPr>
        <w:ind w:left="3216" w:hanging="180"/>
      </w:pPr>
    </w:lvl>
    <w:lvl w:ilvl="3" w:tplc="040C000F">
      <w:start w:val="1"/>
      <w:numFmt w:val="decimal"/>
      <w:lvlText w:val="%4."/>
      <w:lvlJc w:val="left"/>
      <w:pPr>
        <w:ind w:left="3936" w:hanging="360"/>
      </w:pPr>
    </w:lvl>
    <w:lvl w:ilvl="4" w:tplc="040C0019">
      <w:start w:val="1"/>
      <w:numFmt w:val="lowerLetter"/>
      <w:lvlText w:val="%5."/>
      <w:lvlJc w:val="left"/>
      <w:pPr>
        <w:ind w:left="4656" w:hanging="360"/>
      </w:pPr>
    </w:lvl>
    <w:lvl w:ilvl="5" w:tplc="040C001B">
      <w:start w:val="1"/>
      <w:numFmt w:val="lowerRoman"/>
      <w:lvlText w:val="%6."/>
      <w:lvlJc w:val="right"/>
      <w:pPr>
        <w:ind w:left="5376" w:hanging="180"/>
      </w:pPr>
    </w:lvl>
    <w:lvl w:ilvl="6" w:tplc="040C000F">
      <w:start w:val="1"/>
      <w:numFmt w:val="decimal"/>
      <w:lvlText w:val="%7."/>
      <w:lvlJc w:val="left"/>
      <w:pPr>
        <w:ind w:left="6096" w:hanging="360"/>
      </w:pPr>
    </w:lvl>
    <w:lvl w:ilvl="7" w:tplc="040C0019">
      <w:start w:val="1"/>
      <w:numFmt w:val="lowerLetter"/>
      <w:lvlText w:val="%8."/>
      <w:lvlJc w:val="left"/>
      <w:pPr>
        <w:ind w:left="6816" w:hanging="360"/>
      </w:pPr>
    </w:lvl>
    <w:lvl w:ilvl="8" w:tplc="040C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73F2041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12" w15:restartNumberingAfterBreak="0">
    <w:nsid w:val="45702F1D"/>
    <w:multiLevelType w:val="hybridMultilevel"/>
    <w:tmpl w:val="6C50BAAE"/>
    <w:lvl w:ilvl="0" w:tplc="FFFFFFFF">
      <w:start w:val="1"/>
      <w:numFmt w:val="lowerLetter"/>
      <w:lvlText w:val="%1)"/>
      <w:lvlJc w:val="left"/>
      <w:pPr>
        <w:ind w:left="1068" w:hanging="360"/>
      </w:pPr>
      <w:rPr>
        <w:color w:val="0070C0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6377FB1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 w15:restartNumberingAfterBreak="0">
    <w:nsid w:val="46DC2EB1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15" w15:restartNumberingAfterBreak="0">
    <w:nsid w:val="4C8F415E"/>
    <w:multiLevelType w:val="hybridMultilevel"/>
    <w:tmpl w:val="6C50BAAE"/>
    <w:lvl w:ilvl="0" w:tplc="FFFFFFFF">
      <w:start w:val="1"/>
      <w:numFmt w:val="lowerLetter"/>
      <w:lvlText w:val="%1)"/>
      <w:lvlJc w:val="left"/>
      <w:pPr>
        <w:ind w:left="1068" w:hanging="360"/>
      </w:pPr>
      <w:rPr>
        <w:color w:val="0070C0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D5E61FD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 w15:restartNumberingAfterBreak="0">
    <w:nsid w:val="4E0E2B0E"/>
    <w:multiLevelType w:val="multilevel"/>
    <w:tmpl w:val="6F3E3886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lvlText w:val="%2."/>
      <w:lvlJc w:val="left"/>
      <w:pPr>
        <w:ind w:left="1155" w:hanging="360"/>
      </w:pPr>
    </w:lvl>
    <w:lvl w:ilvl="2">
      <w:start w:val="1"/>
      <w:numFmt w:val="lowerRoman"/>
      <w:lvlText w:val="%3)"/>
      <w:lvlJc w:val="left"/>
      <w:pPr>
        <w:ind w:left="1515" w:hanging="360"/>
      </w:pPr>
    </w:lvl>
    <w:lvl w:ilvl="3">
      <w:start w:val="1"/>
      <w:numFmt w:val="decimal"/>
      <w:lvlText w:val="(%4)"/>
      <w:lvlJc w:val="left"/>
      <w:pPr>
        <w:ind w:left="1875" w:hanging="360"/>
      </w:pPr>
    </w:lvl>
    <w:lvl w:ilvl="4">
      <w:start w:val="1"/>
      <w:numFmt w:val="lowerLetter"/>
      <w:lvlText w:val="(%5)"/>
      <w:lvlJc w:val="left"/>
      <w:pPr>
        <w:ind w:left="2235" w:hanging="360"/>
      </w:pPr>
    </w:lvl>
    <w:lvl w:ilvl="5">
      <w:start w:val="1"/>
      <w:numFmt w:val="lowerRoman"/>
      <w:lvlText w:val="(%6)"/>
      <w:lvlJc w:val="left"/>
      <w:pPr>
        <w:ind w:left="2595" w:hanging="360"/>
      </w:pPr>
    </w:lvl>
    <w:lvl w:ilvl="6">
      <w:start w:val="1"/>
      <w:numFmt w:val="decimal"/>
      <w:lvlText w:val="%7."/>
      <w:lvlJc w:val="left"/>
      <w:pPr>
        <w:ind w:left="2955" w:hanging="360"/>
      </w:pPr>
    </w:lvl>
    <w:lvl w:ilvl="7">
      <w:start w:val="1"/>
      <w:numFmt w:val="lowerLetter"/>
      <w:lvlText w:val="%8."/>
      <w:lvlJc w:val="left"/>
      <w:pPr>
        <w:ind w:left="3315" w:hanging="360"/>
      </w:pPr>
    </w:lvl>
    <w:lvl w:ilvl="8">
      <w:start w:val="1"/>
      <w:numFmt w:val="lowerRoman"/>
      <w:lvlText w:val="%9."/>
      <w:lvlJc w:val="left"/>
      <w:pPr>
        <w:ind w:left="3675" w:hanging="360"/>
      </w:pPr>
    </w:lvl>
  </w:abstractNum>
  <w:abstractNum w:abstractNumId="18" w15:restartNumberingAfterBreak="0">
    <w:nsid w:val="4E29317F"/>
    <w:multiLevelType w:val="hybridMultilevel"/>
    <w:tmpl w:val="B6F8DFEA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745FA"/>
    <w:multiLevelType w:val="multilevel"/>
    <w:tmpl w:val="6F3E3886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lvlText w:val="%2."/>
      <w:lvlJc w:val="left"/>
      <w:pPr>
        <w:ind w:left="1155" w:hanging="360"/>
      </w:pPr>
    </w:lvl>
    <w:lvl w:ilvl="2">
      <w:start w:val="1"/>
      <w:numFmt w:val="lowerRoman"/>
      <w:lvlText w:val="%3)"/>
      <w:lvlJc w:val="left"/>
      <w:pPr>
        <w:ind w:left="1515" w:hanging="360"/>
      </w:pPr>
    </w:lvl>
    <w:lvl w:ilvl="3">
      <w:start w:val="1"/>
      <w:numFmt w:val="decimal"/>
      <w:lvlText w:val="(%4)"/>
      <w:lvlJc w:val="left"/>
      <w:pPr>
        <w:ind w:left="1875" w:hanging="360"/>
      </w:pPr>
    </w:lvl>
    <w:lvl w:ilvl="4">
      <w:start w:val="1"/>
      <w:numFmt w:val="lowerLetter"/>
      <w:lvlText w:val="(%5)"/>
      <w:lvlJc w:val="left"/>
      <w:pPr>
        <w:ind w:left="2235" w:hanging="360"/>
      </w:pPr>
    </w:lvl>
    <w:lvl w:ilvl="5">
      <w:start w:val="1"/>
      <w:numFmt w:val="lowerRoman"/>
      <w:lvlText w:val="(%6)"/>
      <w:lvlJc w:val="left"/>
      <w:pPr>
        <w:ind w:left="2595" w:hanging="360"/>
      </w:pPr>
    </w:lvl>
    <w:lvl w:ilvl="6">
      <w:start w:val="1"/>
      <w:numFmt w:val="decimal"/>
      <w:lvlText w:val="%7."/>
      <w:lvlJc w:val="left"/>
      <w:pPr>
        <w:ind w:left="2955" w:hanging="360"/>
      </w:pPr>
    </w:lvl>
    <w:lvl w:ilvl="7">
      <w:start w:val="1"/>
      <w:numFmt w:val="lowerLetter"/>
      <w:lvlText w:val="%8."/>
      <w:lvlJc w:val="left"/>
      <w:pPr>
        <w:ind w:left="3315" w:hanging="360"/>
      </w:pPr>
    </w:lvl>
    <w:lvl w:ilvl="8">
      <w:start w:val="1"/>
      <w:numFmt w:val="lowerRoman"/>
      <w:lvlText w:val="%9."/>
      <w:lvlJc w:val="left"/>
      <w:pPr>
        <w:ind w:left="3675" w:hanging="360"/>
      </w:pPr>
    </w:lvl>
  </w:abstractNum>
  <w:abstractNum w:abstractNumId="20" w15:restartNumberingAfterBreak="0">
    <w:nsid w:val="52B65D2A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 w15:restartNumberingAfterBreak="0">
    <w:nsid w:val="53954466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 w15:restartNumberingAfterBreak="0">
    <w:nsid w:val="55184BD8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23" w15:restartNumberingAfterBreak="0">
    <w:nsid w:val="568B50BC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24" w15:restartNumberingAfterBreak="0">
    <w:nsid w:val="5B052496"/>
    <w:multiLevelType w:val="hybridMultilevel"/>
    <w:tmpl w:val="9A32DC32"/>
    <w:lvl w:ilvl="0" w:tplc="FFFFFFFF">
      <w:start w:val="1"/>
      <w:numFmt w:val="lowerLetter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D5C5A6F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26" w15:restartNumberingAfterBreak="0">
    <w:nsid w:val="637F5466"/>
    <w:multiLevelType w:val="hybridMultilevel"/>
    <w:tmpl w:val="6C50BAAE"/>
    <w:lvl w:ilvl="0" w:tplc="FFFFFFFF">
      <w:start w:val="1"/>
      <w:numFmt w:val="lowerLetter"/>
      <w:lvlText w:val="%1)"/>
      <w:lvlJc w:val="left"/>
      <w:pPr>
        <w:ind w:left="633" w:hanging="360"/>
      </w:pPr>
      <w:rPr>
        <w:color w:val="0070C0"/>
      </w:rPr>
    </w:lvl>
    <w:lvl w:ilvl="1" w:tplc="FFFFFFFF">
      <w:start w:val="1"/>
      <w:numFmt w:val="lowerLetter"/>
      <w:lvlText w:val="%2.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073" w:hanging="180"/>
      </w:pPr>
    </w:lvl>
    <w:lvl w:ilvl="3" w:tplc="FFFFFFFF">
      <w:start w:val="1"/>
      <w:numFmt w:val="decimal"/>
      <w:lvlText w:val="%4."/>
      <w:lvlJc w:val="left"/>
      <w:pPr>
        <w:ind w:left="2793" w:hanging="360"/>
      </w:pPr>
    </w:lvl>
    <w:lvl w:ilvl="4" w:tplc="FFFFFFFF">
      <w:start w:val="1"/>
      <w:numFmt w:val="lowerLetter"/>
      <w:lvlText w:val="%5."/>
      <w:lvlJc w:val="left"/>
      <w:pPr>
        <w:ind w:left="3513" w:hanging="360"/>
      </w:pPr>
    </w:lvl>
    <w:lvl w:ilvl="5" w:tplc="FFFFFFFF">
      <w:start w:val="1"/>
      <w:numFmt w:val="lowerRoman"/>
      <w:lvlText w:val="%6."/>
      <w:lvlJc w:val="right"/>
      <w:pPr>
        <w:ind w:left="4233" w:hanging="180"/>
      </w:pPr>
    </w:lvl>
    <w:lvl w:ilvl="6" w:tplc="FFFFFFFF">
      <w:start w:val="1"/>
      <w:numFmt w:val="decimal"/>
      <w:lvlText w:val="%7."/>
      <w:lvlJc w:val="left"/>
      <w:pPr>
        <w:ind w:left="4953" w:hanging="360"/>
      </w:pPr>
    </w:lvl>
    <w:lvl w:ilvl="7" w:tplc="FFFFFFFF">
      <w:start w:val="1"/>
      <w:numFmt w:val="lowerLetter"/>
      <w:lvlText w:val="%8."/>
      <w:lvlJc w:val="left"/>
      <w:pPr>
        <w:ind w:left="5673" w:hanging="360"/>
      </w:pPr>
    </w:lvl>
    <w:lvl w:ilvl="8" w:tplc="FFFFFFFF">
      <w:start w:val="1"/>
      <w:numFmt w:val="lowerRoman"/>
      <w:lvlText w:val="%9."/>
      <w:lvlJc w:val="right"/>
      <w:pPr>
        <w:ind w:left="6393" w:hanging="180"/>
      </w:pPr>
    </w:lvl>
  </w:abstractNum>
  <w:abstractNum w:abstractNumId="27" w15:restartNumberingAfterBreak="0">
    <w:nsid w:val="655377D9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8" w15:restartNumberingAfterBreak="0">
    <w:nsid w:val="683B70B1"/>
    <w:multiLevelType w:val="hybridMultilevel"/>
    <w:tmpl w:val="FF7821CE"/>
    <w:lvl w:ilvl="0" w:tplc="55BC7918">
      <w:start w:val="4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9" w15:restartNumberingAfterBreak="0">
    <w:nsid w:val="68A604DA"/>
    <w:multiLevelType w:val="multilevel"/>
    <w:tmpl w:val="6F3E3886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lvlText w:val="%2."/>
      <w:lvlJc w:val="left"/>
      <w:pPr>
        <w:ind w:left="1155" w:hanging="360"/>
      </w:pPr>
    </w:lvl>
    <w:lvl w:ilvl="2">
      <w:start w:val="1"/>
      <w:numFmt w:val="lowerRoman"/>
      <w:lvlText w:val="%3)"/>
      <w:lvlJc w:val="left"/>
      <w:pPr>
        <w:ind w:left="1515" w:hanging="360"/>
      </w:pPr>
    </w:lvl>
    <w:lvl w:ilvl="3">
      <w:start w:val="1"/>
      <w:numFmt w:val="decimal"/>
      <w:lvlText w:val="(%4)"/>
      <w:lvlJc w:val="left"/>
      <w:pPr>
        <w:ind w:left="1875" w:hanging="360"/>
      </w:pPr>
    </w:lvl>
    <w:lvl w:ilvl="4">
      <w:start w:val="1"/>
      <w:numFmt w:val="lowerLetter"/>
      <w:lvlText w:val="(%5)"/>
      <w:lvlJc w:val="left"/>
      <w:pPr>
        <w:ind w:left="2235" w:hanging="360"/>
      </w:pPr>
    </w:lvl>
    <w:lvl w:ilvl="5">
      <w:start w:val="1"/>
      <w:numFmt w:val="lowerRoman"/>
      <w:lvlText w:val="(%6)"/>
      <w:lvlJc w:val="left"/>
      <w:pPr>
        <w:ind w:left="2595" w:hanging="360"/>
      </w:pPr>
    </w:lvl>
    <w:lvl w:ilvl="6">
      <w:start w:val="1"/>
      <w:numFmt w:val="decimal"/>
      <w:lvlText w:val="%7."/>
      <w:lvlJc w:val="left"/>
      <w:pPr>
        <w:ind w:left="2955" w:hanging="360"/>
      </w:pPr>
    </w:lvl>
    <w:lvl w:ilvl="7">
      <w:start w:val="1"/>
      <w:numFmt w:val="lowerLetter"/>
      <w:lvlText w:val="%8."/>
      <w:lvlJc w:val="left"/>
      <w:pPr>
        <w:ind w:left="3315" w:hanging="360"/>
      </w:pPr>
    </w:lvl>
    <w:lvl w:ilvl="8">
      <w:start w:val="1"/>
      <w:numFmt w:val="lowerRoman"/>
      <w:lvlText w:val="%9."/>
      <w:lvlJc w:val="left"/>
      <w:pPr>
        <w:ind w:left="3675" w:hanging="360"/>
      </w:pPr>
    </w:lvl>
  </w:abstractNum>
  <w:abstractNum w:abstractNumId="30" w15:restartNumberingAfterBreak="0">
    <w:nsid w:val="6E92289E"/>
    <w:multiLevelType w:val="hybridMultilevel"/>
    <w:tmpl w:val="8F0E9FE4"/>
    <w:lvl w:ilvl="0" w:tplc="FFFFFFFF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5" w:hanging="360"/>
      </w:pPr>
    </w:lvl>
    <w:lvl w:ilvl="2" w:tplc="FFFFFFFF" w:tentative="1">
      <w:start w:val="1"/>
      <w:numFmt w:val="lowerRoman"/>
      <w:lvlText w:val="%3."/>
      <w:lvlJc w:val="right"/>
      <w:pPr>
        <w:ind w:left="2235" w:hanging="180"/>
      </w:pPr>
    </w:lvl>
    <w:lvl w:ilvl="3" w:tplc="FFFFFFFF" w:tentative="1">
      <w:start w:val="1"/>
      <w:numFmt w:val="decimal"/>
      <w:lvlText w:val="%4."/>
      <w:lvlJc w:val="left"/>
      <w:pPr>
        <w:ind w:left="2955" w:hanging="360"/>
      </w:pPr>
    </w:lvl>
    <w:lvl w:ilvl="4" w:tplc="FFFFFFFF" w:tentative="1">
      <w:start w:val="1"/>
      <w:numFmt w:val="lowerLetter"/>
      <w:lvlText w:val="%5."/>
      <w:lvlJc w:val="left"/>
      <w:pPr>
        <w:ind w:left="3675" w:hanging="360"/>
      </w:pPr>
    </w:lvl>
    <w:lvl w:ilvl="5" w:tplc="FFFFFFFF" w:tentative="1">
      <w:start w:val="1"/>
      <w:numFmt w:val="lowerRoman"/>
      <w:lvlText w:val="%6."/>
      <w:lvlJc w:val="right"/>
      <w:pPr>
        <w:ind w:left="4395" w:hanging="180"/>
      </w:pPr>
    </w:lvl>
    <w:lvl w:ilvl="6" w:tplc="FFFFFFFF" w:tentative="1">
      <w:start w:val="1"/>
      <w:numFmt w:val="decimal"/>
      <w:lvlText w:val="%7."/>
      <w:lvlJc w:val="left"/>
      <w:pPr>
        <w:ind w:left="5115" w:hanging="360"/>
      </w:pPr>
    </w:lvl>
    <w:lvl w:ilvl="7" w:tplc="FFFFFFFF" w:tentative="1">
      <w:start w:val="1"/>
      <w:numFmt w:val="lowerLetter"/>
      <w:lvlText w:val="%8."/>
      <w:lvlJc w:val="left"/>
      <w:pPr>
        <w:ind w:left="5835" w:hanging="360"/>
      </w:pPr>
    </w:lvl>
    <w:lvl w:ilvl="8" w:tplc="FFFFFFFF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1" w15:restartNumberingAfterBreak="0">
    <w:nsid w:val="761C6637"/>
    <w:multiLevelType w:val="multilevel"/>
    <w:tmpl w:val="1CBA549A"/>
    <w:lvl w:ilvl="0">
      <w:start w:val="1"/>
      <w:numFmt w:val="lowerLetter"/>
      <w:lvlText w:val="%1)"/>
      <w:lvlJc w:val="left"/>
      <w:pPr>
        <w:ind w:left="1776" w:hanging="360"/>
      </w:pPr>
    </w:lvl>
    <w:lvl w:ilvl="1">
      <w:start w:val="1"/>
      <w:numFmt w:val="lowerLetter"/>
      <w:lvlText w:val="%2)"/>
      <w:lvlJc w:val="left"/>
      <w:pPr>
        <w:ind w:left="2136" w:hanging="360"/>
      </w:pPr>
    </w:lvl>
    <w:lvl w:ilvl="2">
      <w:start w:val="1"/>
      <w:numFmt w:val="lowerRoman"/>
      <w:lvlText w:val="%3)"/>
      <w:lvlJc w:val="left"/>
      <w:pPr>
        <w:ind w:left="2496" w:hanging="360"/>
      </w:pPr>
    </w:lvl>
    <w:lvl w:ilvl="3">
      <w:start w:val="1"/>
      <w:numFmt w:val="decimal"/>
      <w:lvlText w:val="(%4)"/>
      <w:lvlJc w:val="left"/>
      <w:pPr>
        <w:ind w:left="2856" w:hanging="360"/>
      </w:pPr>
    </w:lvl>
    <w:lvl w:ilvl="4">
      <w:start w:val="1"/>
      <w:numFmt w:val="lowerLetter"/>
      <w:lvlText w:val="(%5)"/>
      <w:lvlJc w:val="left"/>
      <w:pPr>
        <w:ind w:left="3216" w:hanging="360"/>
      </w:pPr>
    </w:lvl>
    <w:lvl w:ilvl="5">
      <w:start w:val="1"/>
      <w:numFmt w:val="lowerRoman"/>
      <w:lvlText w:val="(%6)"/>
      <w:lvlJc w:val="left"/>
      <w:pPr>
        <w:ind w:left="3576" w:hanging="360"/>
      </w:pPr>
    </w:lvl>
    <w:lvl w:ilvl="6">
      <w:start w:val="1"/>
      <w:numFmt w:val="decimal"/>
      <w:lvlText w:val="%7."/>
      <w:lvlJc w:val="left"/>
      <w:pPr>
        <w:ind w:left="3936" w:hanging="360"/>
      </w:pPr>
    </w:lvl>
    <w:lvl w:ilvl="7">
      <w:start w:val="1"/>
      <w:numFmt w:val="lowerLetter"/>
      <w:lvlText w:val="%8."/>
      <w:lvlJc w:val="left"/>
      <w:pPr>
        <w:ind w:left="4296" w:hanging="360"/>
      </w:pPr>
    </w:lvl>
    <w:lvl w:ilvl="8">
      <w:start w:val="1"/>
      <w:numFmt w:val="lowerRoman"/>
      <w:lvlText w:val="%9."/>
      <w:lvlJc w:val="left"/>
      <w:pPr>
        <w:ind w:left="4656" w:hanging="360"/>
      </w:pPr>
    </w:lvl>
  </w:abstractNum>
  <w:abstractNum w:abstractNumId="32" w15:restartNumberingAfterBreak="0">
    <w:nsid w:val="7BD8622E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3" w15:restartNumberingAfterBreak="0">
    <w:nsid w:val="7CC4461A"/>
    <w:multiLevelType w:val="hybridMultilevel"/>
    <w:tmpl w:val="AC802BB4"/>
    <w:lvl w:ilvl="0" w:tplc="040C0013">
      <w:start w:val="1"/>
      <w:numFmt w:val="upperRoman"/>
      <w:lvlText w:val="%1."/>
      <w:lvlJc w:val="right"/>
      <w:pPr>
        <w:ind w:left="795" w:hanging="360"/>
      </w:p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4" w15:restartNumberingAfterBreak="0">
    <w:nsid w:val="7D1D1DBD"/>
    <w:multiLevelType w:val="singleLevel"/>
    <w:tmpl w:val="1AD320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33"/>
  </w:num>
  <w:num w:numId="2">
    <w:abstractNumId w:val="17"/>
  </w:num>
  <w:num w:numId="3">
    <w:abstractNumId w:val="5"/>
  </w:num>
  <w:num w:numId="4">
    <w:abstractNumId w:val="9"/>
  </w:num>
  <w:num w:numId="5">
    <w:abstractNumId w:val="23"/>
  </w:num>
  <w:num w:numId="6">
    <w:abstractNumId w:val="9"/>
  </w:num>
  <w:num w:numId="7">
    <w:abstractNumId w:val="17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</w:num>
  <w:num w:numId="11">
    <w:abstractNumId w:val="9"/>
  </w:num>
  <w:num w:numId="12">
    <w:abstractNumId w:val="7"/>
  </w:num>
  <w:num w:numId="13">
    <w:abstractNumId w:val="24"/>
  </w:num>
  <w:num w:numId="14">
    <w:abstractNumId w:val="12"/>
  </w:num>
  <w:num w:numId="15">
    <w:abstractNumId w:val="15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11"/>
  </w:num>
  <w:num w:numId="19">
    <w:abstractNumId w:val="31"/>
  </w:num>
  <w:num w:numId="20">
    <w:abstractNumId w:val="19"/>
  </w:num>
  <w:num w:numId="21">
    <w:abstractNumId w:val="1"/>
  </w:num>
  <w:num w:numId="22">
    <w:abstractNumId w:val="3"/>
  </w:num>
  <w:num w:numId="23">
    <w:abstractNumId w:val="18"/>
  </w:num>
  <w:num w:numId="24">
    <w:abstractNumId w:val="0"/>
  </w:num>
  <w:num w:numId="25">
    <w:abstractNumId w:val="8"/>
  </w:num>
  <w:num w:numId="26">
    <w:abstractNumId w:val="2"/>
  </w:num>
  <w:num w:numId="27">
    <w:abstractNumId w:val="13"/>
  </w:num>
  <w:num w:numId="28">
    <w:abstractNumId w:val="6"/>
  </w:num>
  <w:num w:numId="29">
    <w:abstractNumId w:val="10"/>
  </w:num>
  <w:num w:numId="30">
    <w:abstractNumId w:val="4"/>
  </w:num>
  <w:num w:numId="31">
    <w:abstractNumId w:val="16"/>
  </w:num>
  <w:num w:numId="32">
    <w:abstractNumId w:val="20"/>
  </w:num>
  <w:num w:numId="33">
    <w:abstractNumId w:val="21"/>
  </w:num>
  <w:num w:numId="34">
    <w:abstractNumId w:val="32"/>
  </w:num>
  <w:num w:numId="35">
    <w:abstractNumId w:val="34"/>
  </w:num>
  <w:num w:numId="36">
    <w:abstractNumId w:val="27"/>
  </w:num>
  <w:num w:numId="37">
    <w:abstractNumId w:val="14"/>
  </w:num>
  <w:num w:numId="38">
    <w:abstractNumId w:val="25"/>
  </w:num>
  <w:num w:numId="39">
    <w:abstractNumId w:val="30"/>
  </w:num>
  <w:num w:numId="40">
    <w:abstractNumId w:val="26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251E"/>
    <w:rsid w:val="00001953"/>
    <w:rsid w:val="000034BC"/>
    <w:rsid w:val="00003AD9"/>
    <w:rsid w:val="000043DD"/>
    <w:rsid w:val="00004536"/>
    <w:rsid w:val="00011DA8"/>
    <w:rsid w:val="000130B8"/>
    <w:rsid w:val="00013148"/>
    <w:rsid w:val="0001333D"/>
    <w:rsid w:val="00013617"/>
    <w:rsid w:val="00014487"/>
    <w:rsid w:val="000215DD"/>
    <w:rsid w:val="000274DA"/>
    <w:rsid w:val="00027F06"/>
    <w:rsid w:val="000331AE"/>
    <w:rsid w:val="0003320B"/>
    <w:rsid w:val="00033CD7"/>
    <w:rsid w:val="0003520A"/>
    <w:rsid w:val="00036632"/>
    <w:rsid w:val="00054C84"/>
    <w:rsid w:val="000558C2"/>
    <w:rsid w:val="000568B8"/>
    <w:rsid w:val="00056BC7"/>
    <w:rsid w:val="000676AD"/>
    <w:rsid w:val="00073217"/>
    <w:rsid w:val="00073667"/>
    <w:rsid w:val="00081414"/>
    <w:rsid w:val="00082BE7"/>
    <w:rsid w:val="0008522F"/>
    <w:rsid w:val="000866E0"/>
    <w:rsid w:val="00086924"/>
    <w:rsid w:val="00092F67"/>
    <w:rsid w:val="000A098B"/>
    <w:rsid w:val="000A1DFB"/>
    <w:rsid w:val="000A2D0E"/>
    <w:rsid w:val="000B5016"/>
    <w:rsid w:val="000B5992"/>
    <w:rsid w:val="000B7DF5"/>
    <w:rsid w:val="000C0C49"/>
    <w:rsid w:val="000C1FF2"/>
    <w:rsid w:val="000C43B8"/>
    <w:rsid w:val="000C48CD"/>
    <w:rsid w:val="000D1030"/>
    <w:rsid w:val="000D472C"/>
    <w:rsid w:val="000D4EE6"/>
    <w:rsid w:val="000D7813"/>
    <w:rsid w:val="000E6E6E"/>
    <w:rsid w:val="000E74E2"/>
    <w:rsid w:val="000F209A"/>
    <w:rsid w:val="000F49C8"/>
    <w:rsid w:val="000F5031"/>
    <w:rsid w:val="00100322"/>
    <w:rsid w:val="00105EE3"/>
    <w:rsid w:val="00106E8E"/>
    <w:rsid w:val="00107102"/>
    <w:rsid w:val="0010789F"/>
    <w:rsid w:val="0012520A"/>
    <w:rsid w:val="00136F74"/>
    <w:rsid w:val="0014332A"/>
    <w:rsid w:val="001473D6"/>
    <w:rsid w:val="0014760B"/>
    <w:rsid w:val="0015390B"/>
    <w:rsid w:val="00155D33"/>
    <w:rsid w:val="00157802"/>
    <w:rsid w:val="00160158"/>
    <w:rsid w:val="00161757"/>
    <w:rsid w:val="001635A4"/>
    <w:rsid w:val="00164D5A"/>
    <w:rsid w:val="00166ACD"/>
    <w:rsid w:val="00166B8A"/>
    <w:rsid w:val="00176B7F"/>
    <w:rsid w:val="00176B8E"/>
    <w:rsid w:val="00181315"/>
    <w:rsid w:val="00182428"/>
    <w:rsid w:val="00185AA7"/>
    <w:rsid w:val="00185AC5"/>
    <w:rsid w:val="001862CF"/>
    <w:rsid w:val="00193DFC"/>
    <w:rsid w:val="00195A46"/>
    <w:rsid w:val="001A1472"/>
    <w:rsid w:val="001A5F2C"/>
    <w:rsid w:val="001A6D8D"/>
    <w:rsid w:val="001B5DB7"/>
    <w:rsid w:val="001B6355"/>
    <w:rsid w:val="001B70FB"/>
    <w:rsid w:val="001C039D"/>
    <w:rsid w:val="001C1986"/>
    <w:rsid w:val="001C1DEC"/>
    <w:rsid w:val="001C7929"/>
    <w:rsid w:val="001D2B30"/>
    <w:rsid w:val="001D563F"/>
    <w:rsid w:val="001D6D93"/>
    <w:rsid w:val="001E3245"/>
    <w:rsid w:val="001E4D2D"/>
    <w:rsid w:val="001E57EB"/>
    <w:rsid w:val="001E643C"/>
    <w:rsid w:val="001F5770"/>
    <w:rsid w:val="001F7297"/>
    <w:rsid w:val="00203620"/>
    <w:rsid w:val="00210E7E"/>
    <w:rsid w:val="0021103D"/>
    <w:rsid w:val="00213801"/>
    <w:rsid w:val="0021620C"/>
    <w:rsid w:val="002226BF"/>
    <w:rsid w:val="00223B2D"/>
    <w:rsid w:val="0022612B"/>
    <w:rsid w:val="002262C6"/>
    <w:rsid w:val="00232FD0"/>
    <w:rsid w:val="002339F7"/>
    <w:rsid w:val="00234D2A"/>
    <w:rsid w:val="00241FCD"/>
    <w:rsid w:val="0024253B"/>
    <w:rsid w:val="00243582"/>
    <w:rsid w:val="00247069"/>
    <w:rsid w:val="00250325"/>
    <w:rsid w:val="00250E09"/>
    <w:rsid w:val="002515EF"/>
    <w:rsid w:val="0025167B"/>
    <w:rsid w:val="00254104"/>
    <w:rsid w:val="0027027E"/>
    <w:rsid w:val="00272310"/>
    <w:rsid w:val="00273B45"/>
    <w:rsid w:val="0027720E"/>
    <w:rsid w:val="002775D3"/>
    <w:rsid w:val="0028433B"/>
    <w:rsid w:val="00284688"/>
    <w:rsid w:val="00290E59"/>
    <w:rsid w:val="00294620"/>
    <w:rsid w:val="002A79CC"/>
    <w:rsid w:val="002B044B"/>
    <w:rsid w:val="002B2D22"/>
    <w:rsid w:val="002B736D"/>
    <w:rsid w:val="002B779F"/>
    <w:rsid w:val="002C0DBC"/>
    <w:rsid w:val="002C0F5C"/>
    <w:rsid w:val="002D2F6D"/>
    <w:rsid w:val="002E21DE"/>
    <w:rsid w:val="002E790B"/>
    <w:rsid w:val="002F3FD1"/>
    <w:rsid w:val="002F5A69"/>
    <w:rsid w:val="002F5F9D"/>
    <w:rsid w:val="00300A37"/>
    <w:rsid w:val="00300AB1"/>
    <w:rsid w:val="00303E23"/>
    <w:rsid w:val="00310C51"/>
    <w:rsid w:val="003123F6"/>
    <w:rsid w:val="00312806"/>
    <w:rsid w:val="00313E7C"/>
    <w:rsid w:val="0031431C"/>
    <w:rsid w:val="00315A5D"/>
    <w:rsid w:val="00326639"/>
    <w:rsid w:val="00326CBA"/>
    <w:rsid w:val="0033006E"/>
    <w:rsid w:val="00330B14"/>
    <w:rsid w:val="003426B8"/>
    <w:rsid w:val="00345E8F"/>
    <w:rsid w:val="0034679B"/>
    <w:rsid w:val="00346A89"/>
    <w:rsid w:val="00347288"/>
    <w:rsid w:val="00353EE2"/>
    <w:rsid w:val="0035788D"/>
    <w:rsid w:val="003630C0"/>
    <w:rsid w:val="00365B4D"/>
    <w:rsid w:val="00366F86"/>
    <w:rsid w:val="00370240"/>
    <w:rsid w:val="00370EE0"/>
    <w:rsid w:val="00371229"/>
    <w:rsid w:val="00371748"/>
    <w:rsid w:val="00372027"/>
    <w:rsid w:val="003730F9"/>
    <w:rsid w:val="003743DC"/>
    <w:rsid w:val="0037452B"/>
    <w:rsid w:val="00377FB7"/>
    <w:rsid w:val="00382DCA"/>
    <w:rsid w:val="00391708"/>
    <w:rsid w:val="0039694D"/>
    <w:rsid w:val="003A49FE"/>
    <w:rsid w:val="003B3871"/>
    <w:rsid w:val="003B6924"/>
    <w:rsid w:val="003C0D3E"/>
    <w:rsid w:val="003C146A"/>
    <w:rsid w:val="003C19A3"/>
    <w:rsid w:val="003C36AF"/>
    <w:rsid w:val="003D1494"/>
    <w:rsid w:val="003D49A1"/>
    <w:rsid w:val="003F01C3"/>
    <w:rsid w:val="003F2FE7"/>
    <w:rsid w:val="003F61DB"/>
    <w:rsid w:val="003F6C98"/>
    <w:rsid w:val="0040298C"/>
    <w:rsid w:val="00414573"/>
    <w:rsid w:val="00415C9F"/>
    <w:rsid w:val="0041690E"/>
    <w:rsid w:val="00416AD6"/>
    <w:rsid w:val="00420488"/>
    <w:rsid w:val="00424C17"/>
    <w:rsid w:val="00434152"/>
    <w:rsid w:val="004342FE"/>
    <w:rsid w:val="00435B96"/>
    <w:rsid w:val="00441071"/>
    <w:rsid w:val="00444DAE"/>
    <w:rsid w:val="00451D3C"/>
    <w:rsid w:val="00454916"/>
    <w:rsid w:val="00457215"/>
    <w:rsid w:val="00457499"/>
    <w:rsid w:val="004609A6"/>
    <w:rsid w:val="00463D73"/>
    <w:rsid w:val="00463D9F"/>
    <w:rsid w:val="0046733D"/>
    <w:rsid w:val="004730D5"/>
    <w:rsid w:val="00473BF6"/>
    <w:rsid w:val="004755F7"/>
    <w:rsid w:val="00475A8B"/>
    <w:rsid w:val="00481D62"/>
    <w:rsid w:val="00482AE0"/>
    <w:rsid w:val="00484DB0"/>
    <w:rsid w:val="00486D00"/>
    <w:rsid w:val="004972D2"/>
    <w:rsid w:val="004A2BBA"/>
    <w:rsid w:val="004B5F1E"/>
    <w:rsid w:val="004B7C8A"/>
    <w:rsid w:val="004C6A33"/>
    <w:rsid w:val="004D1DED"/>
    <w:rsid w:val="004D1E7F"/>
    <w:rsid w:val="004D2E93"/>
    <w:rsid w:val="004D2FEA"/>
    <w:rsid w:val="004E00EB"/>
    <w:rsid w:val="004E2EEE"/>
    <w:rsid w:val="004E30D0"/>
    <w:rsid w:val="004E3D24"/>
    <w:rsid w:val="004E58D1"/>
    <w:rsid w:val="004F029E"/>
    <w:rsid w:val="004F0E84"/>
    <w:rsid w:val="004F73EB"/>
    <w:rsid w:val="00500655"/>
    <w:rsid w:val="00511307"/>
    <w:rsid w:val="00511FF5"/>
    <w:rsid w:val="005125A4"/>
    <w:rsid w:val="00514DB6"/>
    <w:rsid w:val="005241FB"/>
    <w:rsid w:val="005245EC"/>
    <w:rsid w:val="00524731"/>
    <w:rsid w:val="0052685B"/>
    <w:rsid w:val="00531F5B"/>
    <w:rsid w:val="00535B14"/>
    <w:rsid w:val="00540038"/>
    <w:rsid w:val="00542A1F"/>
    <w:rsid w:val="00544E28"/>
    <w:rsid w:val="00557E2A"/>
    <w:rsid w:val="0056191C"/>
    <w:rsid w:val="00562984"/>
    <w:rsid w:val="00564C77"/>
    <w:rsid w:val="00565A25"/>
    <w:rsid w:val="0057130F"/>
    <w:rsid w:val="0057736A"/>
    <w:rsid w:val="005800CF"/>
    <w:rsid w:val="00580BAD"/>
    <w:rsid w:val="00581498"/>
    <w:rsid w:val="00592AA7"/>
    <w:rsid w:val="00592AC6"/>
    <w:rsid w:val="00595D07"/>
    <w:rsid w:val="00596C23"/>
    <w:rsid w:val="005973BC"/>
    <w:rsid w:val="0059754D"/>
    <w:rsid w:val="005A3C8E"/>
    <w:rsid w:val="005A5034"/>
    <w:rsid w:val="005A546D"/>
    <w:rsid w:val="005A7672"/>
    <w:rsid w:val="005A7FDC"/>
    <w:rsid w:val="005B141A"/>
    <w:rsid w:val="005C03F6"/>
    <w:rsid w:val="005C29E0"/>
    <w:rsid w:val="005C30D6"/>
    <w:rsid w:val="005C3C6F"/>
    <w:rsid w:val="005C6EA5"/>
    <w:rsid w:val="005D1011"/>
    <w:rsid w:val="005D19CA"/>
    <w:rsid w:val="005D5AEF"/>
    <w:rsid w:val="005E5451"/>
    <w:rsid w:val="005F04B6"/>
    <w:rsid w:val="00606AE0"/>
    <w:rsid w:val="00606D38"/>
    <w:rsid w:val="00607E3B"/>
    <w:rsid w:val="00611D39"/>
    <w:rsid w:val="00611E69"/>
    <w:rsid w:val="0061623D"/>
    <w:rsid w:val="0062231C"/>
    <w:rsid w:val="00622D8A"/>
    <w:rsid w:val="00623129"/>
    <w:rsid w:val="00623556"/>
    <w:rsid w:val="00624056"/>
    <w:rsid w:val="00635062"/>
    <w:rsid w:val="0063569C"/>
    <w:rsid w:val="00642203"/>
    <w:rsid w:val="00642AF4"/>
    <w:rsid w:val="006509A7"/>
    <w:rsid w:val="00651FEA"/>
    <w:rsid w:val="006521E8"/>
    <w:rsid w:val="00652FB0"/>
    <w:rsid w:val="006542C2"/>
    <w:rsid w:val="006627A6"/>
    <w:rsid w:val="006644BA"/>
    <w:rsid w:val="00665F37"/>
    <w:rsid w:val="006668B3"/>
    <w:rsid w:val="00684831"/>
    <w:rsid w:val="00685A79"/>
    <w:rsid w:val="006920B2"/>
    <w:rsid w:val="00693379"/>
    <w:rsid w:val="00693DB6"/>
    <w:rsid w:val="00694944"/>
    <w:rsid w:val="00696548"/>
    <w:rsid w:val="006A1529"/>
    <w:rsid w:val="006A1DE4"/>
    <w:rsid w:val="006A4DDA"/>
    <w:rsid w:val="006A5CE0"/>
    <w:rsid w:val="006A74CB"/>
    <w:rsid w:val="006B153C"/>
    <w:rsid w:val="006B1DE9"/>
    <w:rsid w:val="006B3445"/>
    <w:rsid w:val="006B7A4A"/>
    <w:rsid w:val="006C16F4"/>
    <w:rsid w:val="006C1DF8"/>
    <w:rsid w:val="006C224A"/>
    <w:rsid w:val="006C5A05"/>
    <w:rsid w:val="006C7116"/>
    <w:rsid w:val="006D28CA"/>
    <w:rsid w:val="006D6296"/>
    <w:rsid w:val="006E42EF"/>
    <w:rsid w:val="006E5659"/>
    <w:rsid w:val="006E59FE"/>
    <w:rsid w:val="006F143C"/>
    <w:rsid w:val="006F4283"/>
    <w:rsid w:val="006F5A05"/>
    <w:rsid w:val="00702BF0"/>
    <w:rsid w:val="007044DD"/>
    <w:rsid w:val="00707CF6"/>
    <w:rsid w:val="0071251E"/>
    <w:rsid w:val="007126BA"/>
    <w:rsid w:val="00712C93"/>
    <w:rsid w:val="00713CD6"/>
    <w:rsid w:val="00716F47"/>
    <w:rsid w:val="00720CAD"/>
    <w:rsid w:val="00723643"/>
    <w:rsid w:val="00724581"/>
    <w:rsid w:val="00731CC9"/>
    <w:rsid w:val="00736648"/>
    <w:rsid w:val="00746DBF"/>
    <w:rsid w:val="007471FD"/>
    <w:rsid w:val="007534B7"/>
    <w:rsid w:val="00753F65"/>
    <w:rsid w:val="0075484A"/>
    <w:rsid w:val="00755959"/>
    <w:rsid w:val="007609BC"/>
    <w:rsid w:val="00760C8F"/>
    <w:rsid w:val="00761985"/>
    <w:rsid w:val="00762DCF"/>
    <w:rsid w:val="00764CD4"/>
    <w:rsid w:val="00767A81"/>
    <w:rsid w:val="007775EF"/>
    <w:rsid w:val="00781E1C"/>
    <w:rsid w:val="0079347F"/>
    <w:rsid w:val="007942D5"/>
    <w:rsid w:val="007947E8"/>
    <w:rsid w:val="00796ABC"/>
    <w:rsid w:val="0079701F"/>
    <w:rsid w:val="007A3406"/>
    <w:rsid w:val="007A7213"/>
    <w:rsid w:val="007B0D0F"/>
    <w:rsid w:val="007B6455"/>
    <w:rsid w:val="007B7306"/>
    <w:rsid w:val="007C101B"/>
    <w:rsid w:val="007C1B79"/>
    <w:rsid w:val="007C2585"/>
    <w:rsid w:val="007C4BEA"/>
    <w:rsid w:val="007E1D62"/>
    <w:rsid w:val="007E3932"/>
    <w:rsid w:val="007E50AA"/>
    <w:rsid w:val="007E5FC9"/>
    <w:rsid w:val="007F0A3D"/>
    <w:rsid w:val="007F3062"/>
    <w:rsid w:val="008011ED"/>
    <w:rsid w:val="00805079"/>
    <w:rsid w:val="00807E18"/>
    <w:rsid w:val="00813A29"/>
    <w:rsid w:val="00823FA2"/>
    <w:rsid w:val="008269B1"/>
    <w:rsid w:val="00832D36"/>
    <w:rsid w:val="00833142"/>
    <w:rsid w:val="0083356D"/>
    <w:rsid w:val="008423FD"/>
    <w:rsid w:val="0085113F"/>
    <w:rsid w:val="00851AB6"/>
    <w:rsid w:val="00856211"/>
    <w:rsid w:val="00856D93"/>
    <w:rsid w:val="008630E1"/>
    <w:rsid w:val="008637A7"/>
    <w:rsid w:val="0086790B"/>
    <w:rsid w:val="00870E8F"/>
    <w:rsid w:val="00876331"/>
    <w:rsid w:val="00882AAF"/>
    <w:rsid w:val="00883EBF"/>
    <w:rsid w:val="00886886"/>
    <w:rsid w:val="00887CAA"/>
    <w:rsid w:val="00890799"/>
    <w:rsid w:val="008939AF"/>
    <w:rsid w:val="008A4CF4"/>
    <w:rsid w:val="008A7656"/>
    <w:rsid w:val="008B351F"/>
    <w:rsid w:val="008B5181"/>
    <w:rsid w:val="008B5261"/>
    <w:rsid w:val="008C1D11"/>
    <w:rsid w:val="008C5678"/>
    <w:rsid w:val="008D19B4"/>
    <w:rsid w:val="008D244C"/>
    <w:rsid w:val="008D2DB3"/>
    <w:rsid w:val="008D4CA3"/>
    <w:rsid w:val="008E217F"/>
    <w:rsid w:val="008E2DF9"/>
    <w:rsid w:val="008E3011"/>
    <w:rsid w:val="008F3AA4"/>
    <w:rsid w:val="00906333"/>
    <w:rsid w:val="00907B62"/>
    <w:rsid w:val="00912682"/>
    <w:rsid w:val="0092185B"/>
    <w:rsid w:val="00926C66"/>
    <w:rsid w:val="009410CF"/>
    <w:rsid w:val="0094721C"/>
    <w:rsid w:val="00947338"/>
    <w:rsid w:val="009526E2"/>
    <w:rsid w:val="00952DC3"/>
    <w:rsid w:val="0097044C"/>
    <w:rsid w:val="00973500"/>
    <w:rsid w:val="00987576"/>
    <w:rsid w:val="00987DE3"/>
    <w:rsid w:val="00990E85"/>
    <w:rsid w:val="00991764"/>
    <w:rsid w:val="009920FF"/>
    <w:rsid w:val="00996EFA"/>
    <w:rsid w:val="009A14EC"/>
    <w:rsid w:val="009A1FE4"/>
    <w:rsid w:val="009A2FEA"/>
    <w:rsid w:val="009A6AA0"/>
    <w:rsid w:val="009A6FFF"/>
    <w:rsid w:val="009B14EC"/>
    <w:rsid w:val="009B452B"/>
    <w:rsid w:val="009B4B08"/>
    <w:rsid w:val="009C22E7"/>
    <w:rsid w:val="009C2F17"/>
    <w:rsid w:val="009C34EF"/>
    <w:rsid w:val="009C7850"/>
    <w:rsid w:val="009D751A"/>
    <w:rsid w:val="009E55B1"/>
    <w:rsid w:val="009E5DBF"/>
    <w:rsid w:val="009E7088"/>
    <w:rsid w:val="009E7BB7"/>
    <w:rsid w:val="009F051D"/>
    <w:rsid w:val="009F0A0D"/>
    <w:rsid w:val="009F5DD4"/>
    <w:rsid w:val="00A00754"/>
    <w:rsid w:val="00A03B7C"/>
    <w:rsid w:val="00A04DA3"/>
    <w:rsid w:val="00A11110"/>
    <w:rsid w:val="00A12299"/>
    <w:rsid w:val="00A134EF"/>
    <w:rsid w:val="00A13911"/>
    <w:rsid w:val="00A13BC0"/>
    <w:rsid w:val="00A13C78"/>
    <w:rsid w:val="00A13FF3"/>
    <w:rsid w:val="00A1679F"/>
    <w:rsid w:val="00A17803"/>
    <w:rsid w:val="00A17C77"/>
    <w:rsid w:val="00A2138F"/>
    <w:rsid w:val="00A255B6"/>
    <w:rsid w:val="00A25BFB"/>
    <w:rsid w:val="00A26D57"/>
    <w:rsid w:val="00A301C8"/>
    <w:rsid w:val="00A32F69"/>
    <w:rsid w:val="00A34D50"/>
    <w:rsid w:val="00A377D2"/>
    <w:rsid w:val="00A410A6"/>
    <w:rsid w:val="00A50B93"/>
    <w:rsid w:val="00A5351B"/>
    <w:rsid w:val="00A5745D"/>
    <w:rsid w:val="00A63283"/>
    <w:rsid w:val="00A66F0E"/>
    <w:rsid w:val="00A674F0"/>
    <w:rsid w:val="00A75623"/>
    <w:rsid w:val="00A7673A"/>
    <w:rsid w:val="00A76D76"/>
    <w:rsid w:val="00A77189"/>
    <w:rsid w:val="00A805B5"/>
    <w:rsid w:val="00A86599"/>
    <w:rsid w:val="00A91E27"/>
    <w:rsid w:val="00A92F00"/>
    <w:rsid w:val="00A950DA"/>
    <w:rsid w:val="00A97493"/>
    <w:rsid w:val="00A97531"/>
    <w:rsid w:val="00AA3A2C"/>
    <w:rsid w:val="00AA52EE"/>
    <w:rsid w:val="00AB69D6"/>
    <w:rsid w:val="00AC0AAD"/>
    <w:rsid w:val="00AC1544"/>
    <w:rsid w:val="00AC2C1C"/>
    <w:rsid w:val="00AD09C6"/>
    <w:rsid w:val="00AD15B5"/>
    <w:rsid w:val="00AE070C"/>
    <w:rsid w:val="00AE1F57"/>
    <w:rsid w:val="00AE5577"/>
    <w:rsid w:val="00AF24D1"/>
    <w:rsid w:val="00AF47E1"/>
    <w:rsid w:val="00AF4DD2"/>
    <w:rsid w:val="00B010D1"/>
    <w:rsid w:val="00B01E4C"/>
    <w:rsid w:val="00B042F0"/>
    <w:rsid w:val="00B04678"/>
    <w:rsid w:val="00B110F9"/>
    <w:rsid w:val="00B131E5"/>
    <w:rsid w:val="00B14AD1"/>
    <w:rsid w:val="00B14E7C"/>
    <w:rsid w:val="00B21889"/>
    <w:rsid w:val="00B21DC3"/>
    <w:rsid w:val="00B220ED"/>
    <w:rsid w:val="00B22BB7"/>
    <w:rsid w:val="00B2301C"/>
    <w:rsid w:val="00B26A2F"/>
    <w:rsid w:val="00B3029D"/>
    <w:rsid w:val="00B31207"/>
    <w:rsid w:val="00B3386F"/>
    <w:rsid w:val="00B35F84"/>
    <w:rsid w:val="00B36856"/>
    <w:rsid w:val="00B36A80"/>
    <w:rsid w:val="00B43847"/>
    <w:rsid w:val="00B44FC8"/>
    <w:rsid w:val="00B5082F"/>
    <w:rsid w:val="00B56BF7"/>
    <w:rsid w:val="00B60BDC"/>
    <w:rsid w:val="00B63780"/>
    <w:rsid w:val="00B76519"/>
    <w:rsid w:val="00B924CC"/>
    <w:rsid w:val="00BA0EDD"/>
    <w:rsid w:val="00BA69D5"/>
    <w:rsid w:val="00BA6F19"/>
    <w:rsid w:val="00BB1447"/>
    <w:rsid w:val="00BB217C"/>
    <w:rsid w:val="00BB3CB6"/>
    <w:rsid w:val="00BB7ACC"/>
    <w:rsid w:val="00BC147C"/>
    <w:rsid w:val="00BC2299"/>
    <w:rsid w:val="00BC4068"/>
    <w:rsid w:val="00BD34A1"/>
    <w:rsid w:val="00BD48F6"/>
    <w:rsid w:val="00BD500D"/>
    <w:rsid w:val="00BD603B"/>
    <w:rsid w:val="00BD6879"/>
    <w:rsid w:val="00BD699C"/>
    <w:rsid w:val="00BD69E5"/>
    <w:rsid w:val="00BD6C72"/>
    <w:rsid w:val="00BD6F41"/>
    <w:rsid w:val="00BE1484"/>
    <w:rsid w:val="00BE34EF"/>
    <w:rsid w:val="00BF1516"/>
    <w:rsid w:val="00BF6488"/>
    <w:rsid w:val="00BF7E48"/>
    <w:rsid w:val="00C01072"/>
    <w:rsid w:val="00C02D81"/>
    <w:rsid w:val="00C0453F"/>
    <w:rsid w:val="00C069DC"/>
    <w:rsid w:val="00C079AC"/>
    <w:rsid w:val="00C1004C"/>
    <w:rsid w:val="00C10190"/>
    <w:rsid w:val="00C10A27"/>
    <w:rsid w:val="00C14129"/>
    <w:rsid w:val="00C169B7"/>
    <w:rsid w:val="00C175E0"/>
    <w:rsid w:val="00C208F9"/>
    <w:rsid w:val="00C226E8"/>
    <w:rsid w:val="00C23F3B"/>
    <w:rsid w:val="00C2793A"/>
    <w:rsid w:val="00C30CEE"/>
    <w:rsid w:val="00C3245D"/>
    <w:rsid w:val="00C3790C"/>
    <w:rsid w:val="00C41E04"/>
    <w:rsid w:val="00C42AA5"/>
    <w:rsid w:val="00C437DC"/>
    <w:rsid w:val="00C437DE"/>
    <w:rsid w:val="00C4399C"/>
    <w:rsid w:val="00C47C0B"/>
    <w:rsid w:val="00C47E55"/>
    <w:rsid w:val="00C54782"/>
    <w:rsid w:val="00C54866"/>
    <w:rsid w:val="00C5516F"/>
    <w:rsid w:val="00C60295"/>
    <w:rsid w:val="00C60C2A"/>
    <w:rsid w:val="00C60E85"/>
    <w:rsid w:val="00C65CFD"/>
    <w:rsid w:val="00C70521"/>
    <w:rsid w:val="00C706CD"/>
    <w:rsid w:val="00C760B5"/>
    <w:rsid w:val="00C832CB"/>
    <w:rsid w:val="00C84C06"/>
    <w:rsid w:val="00C877B6"/>
    <w:rsid w:val="00C932C3"/>
    <w:rsid w:val="00C944A4"/>
    <w:rsid w:val="00C96534"/>
    <w:rsid w:val="00CB1D65"/>
    <w:rsid w:val="00CC7A34"/>
    <w:rsid w:val="00CD0908"/>
    <w:rsid w:val="00CD3E5E"/>
    <w:rsid w:val="00CD61C8"/>
    <w:rsid w:val="00CD6DDB"/>
    <w:rsid w:val="00CE22A5"/>
    <w:rsid w:val="00CE2EC0"/>
    <w:rsid w:val="00CE736E"/>
    <w:rsid w:val="00CF04BC"/>
    <w:rsid w:val="00CF0AF0"/>
    <w:rsid w:val="00CF2FD9"/>
    <w:rsid w:val="00CF5041"/>
    <w:rsid w:val="00CF7A6E"/>
    <w:rsid w:val="00D0262A"/>
    <w:rsid w:val="00D0448F"/>
    <w:rsid w:val="00D06AFD"/>
    <w:rsid w:val="00D073BA"/>
    <w:rsid w:val="00D11D88"/>
    <w:rsid w:val="00D1290A"/>
    <w:rsid w:val="00D13941"/>
    <w:rsid w:val="00D13FE9"/>
    <w:rsid w:val="00D24E95"/>
    <w:rsid w:val="00D31A26"/>
    <w:rsid w:val="00D366A0"/>
    <w:rsid w:val="00D36B84"/>
    <w:rsid w:val="00D3749D"/>
    <w:rsid w:val="00D42DC8"/>
    <w:rsid w:val="00D47E64"/>
    <w:rsid w:val="00D50126"/>
    <w:rsid w:val="00D60A5F"/>
    <w:rsid w:val="00D66DE6"/>
    <w:rsid w:val="00D67352"/>
    <w:rsid w:val="00D67B55"/>
    <w:rsid w:val="00D75227"/>
    <w:rsid w:val="00D76649"/>
    <w:rsid w:val="00D82053"/>
    <w:rsid w:val="00D8319F"/>
    <w:rsid w:val="00D84B69"/>
    <w:rsid w:val="00D92EAF"/>
    <w:rsid w:val="00DA20B1"/>
    <w:rsid w:val="00DA241C"/>
    <w:rsid w:val="00DA42F1"/>
    <w:rsid w:val="00DA47D2"/>
    <w:rsid w:val="00DA56D5"/>
    <w:rsid w:val="00DB11DC"/>
    <w:rsid w:val="00DB328C"/>
    <w:rsid w:val="00DC078E"/>
    <w:rsid w:val="00DC2462"/>
    <w:rsid w:val="00DC3B66"/>
    <w:rsid w:val="00DC448C"/>
    <w:rsid w:val="00DC56B8"/>
    <w:rsid w:val="00DC5C39"/>
    <w:rsid w:val="00DC798B"/>
    <w:rsid w:val="00DD155F"/>
    <w:rsid w:val="00DD2553"/>
    <w:rsid w:val="00DD3A44"/>
    <w:rsid w:val="00DD6C7D"/>
    <w:rsid w:val="00DE1B6F"/>
    <w:rsid w:val="00DE71C7"/>
    <w:rsid w:val="00DF0D70"/>
    <w:rsid w:val="00DF55C6"/>
    <w:rsid w:val="00DF763E"/>
    <w:rsid w:val="00E01C98"/>
    <w:rsid w:val="00E02545"/>
    <w:rsid w:val="00E04285"/>
    <w:rsid w:val="00E047FE"/>
    <w:rsid w:val="00E05EAE"/>
    <w:rsid w:val="00E05FC8"/>
    <w:rsid w:val="00E064C3"/>
    <w:rsid w:val="00E07286"/>
    <w:rsid w:val="00E1014B"/>
    <w:rsid w:val="00E107EF"/>
    <w:rsid w:val="00E139E6"/>
    <w:rsid w:val="00E1446A"/>
    <w:rsid w:val="00E16F52"/>
    <w:rsid w:val="00E21904"/>
    <w:rsid w:val="00E27AEA"/>
    <w:rsid w:val="00E30677"/>
    <w:rsid w:val="00E30A2F"/>
    <w:rsid w:val="00E35EB5"/>
    <w:rsid w:val="00E37A23"/>
    <w:rsid w:val="00E416C4"/>
    <w:rsid w:val="00E4431E"/>
    <w:rsid w:val="00E44CB9"/>
    <w:rsid w:val="00E50E5A"/>
    <w:rsid w:val="00E60145"/>
    <w:rsid w:val="00E60631"/>
    <w:rsid w:val="00E611EB"/>
    <w:rsid w:val="00E67877"/>
    <w:rsid w:val="00E7037C"/>
    <w:rsid w:val="00E7051B"/>
    <w:rsid w:val="00E72C1A"/>
    <w:rsid w:val="00E746AB"/>
    <w:rsid w:val="00E74AF2"/>
    <w:rsid w:val="00E75C9C"/>
    <w:rsid w:val="00E77F0E"/>
    <w:rsid w:val="00E800AB"/>
    <w:rsid w:val="00E84C11"/>
    <w:rsid w:val="00E85888"/>
    <w:rsid w:val="00E9042F"/>
    <w:rsid w:val="00E93C2D"/>
    <w:rsid w:val="00E940B6"/>
    <w:rsid w:val="00EB0985"/>
    <w:rsid w:val="00EB3BEA"/>
    <w:rsid w:val="00EB428B"/>
    <w:rsid w:val="00EB5F3A"/>
    <w:rsid w:val="00EC375A"/>
    <w:rsid w:val="00EC6379"/>
    <w:rsid w:val="00EC7AA0"/>
    <w:rsid w:val="00ED006A"/>
    <w:rsid w:val="00ED0C5E"/>
    <w:rsid w:val="00ED5A51"/>
    <w:rsid w:val="00EE2B11"/>
    <w:rsid w:val="00EE3373"/>
    <w:rsid w:val="00EE45A8"/>
    <w:rsid w:val="00EF019C"/>
    <w:rsid w:val="00EF27E2"/>
    <w:rsid w:val="00F04EDD"/>
    <w:rsid w:val="00F05D1F"/>
    <w:rsid w:val="00F06D1D"/>
    <w:rsid w:val="00F12410"/>
    <w:rsid w:val="00F12DA0"/>
    <w:rsid w:val="00F13742"/>
    <w:rsid w:val="00F1394D"/>
    <w:rsid w:val="00F2273B"/>
    <w:rsid w:val="00F24CA0"/>
    <w:rsid w:val="00F25DCF"/>
    <w:rsid w:val="00F37277"/>
    <w:rsid w:val="00F45A7F"/>
    <w:rsid w:val="00F54736"/>
    <w:rsid w:val="00F5602E"/>
    <w:rsid w:val="00F63BDC"/>
    <w:rsid w:val="00F7158C"/>
    <w:rsid w:val="00F74E50"/>
    <w:rsid w:val="00F81606"/>
    <w:rsid w:val="00F9091E"/>
    <w:rsid w:val="00F914C5"/>
    <w:rsid w:val="00F91D48"/>
    <w:rsid w:val="00FA00CD"/>
    <w:rsid w:val="00FA65E7"/>
    <w:rsid w:val="00FB0777"/>
    <w:rsid w:val="00FB2281"/>
    <w:rsid w:val="00FB3886"/>
    <w:rsid w:val="00FC0D00"/>
    <w:rsid w:val="00FC11DC"/>
    <w:rsid w:val="00FC32B7"/>
    <w:rsid w:val="00FC7139"/>
    <w:rsid w:val="00FD2CE6"/>
    <w:rsid w:val="00FD3A42"/>
    <w:rsid w:val="00FD3C4F"/>
    <w:rsid w:val="00FE0DDB"/>
    <w:rsid w:val="00FE0E81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1CAFEE8"/>
  <w15:docId w15:val="{855F343B-0C29-46C8-860B-ED42EB6BC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4EC"/>
    <w:pPr>
      <w:spacing w:line="276" w:lineRule="auto"/>
    </w:pPr>
    <w:rPr>
      <w:rFonts w:eastAsiaTheme="minorEastAsia"/>
      <w:sz w:val="21"/>
      <w:szCs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6644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D2DB3"/>
    <w:pPr>
      <w:keepNext/>
      <w:keepLines/>
      <w:spacing w:before="120" w:after="0" w:line="240" w:lineRule="auto"/>
      <w:outlineLvl w:val="1"/>
    </w:pPr>
    <w:rPr>
      <w:rFonts w:ascii="Trebuchet MS" w:eastAsiaTheme="majorEastAsia" w:hAnsi="Trebuchet MS" w:cstheme="majorBidi"/>
      <w:color w:val="0070C0"/>
      <w:sz w:val="28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27A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D2DB3"/>
    <w:rPr>
      <w:rFonts w:ascii="Trebuchet MS" w:eastAsiaTheme="majorEastAsia" w:hAnsi="Trebuchet MS" w:cstheme="majorBidi"/>
      <w:color w:val="0070C0"/>
      <w:sz w:val="28"/>
      <w:szCs w:val="36"/>
    </w:rPr>
  </w:style>
  <w:style w:type="paragraph" w:styleId="En-tte">
    <w:name w:val="header"/>
    <w:basedOn w:val="Normal"/>
    <w:link w:val="En-tteCar"/>
    <w:uiPriority w:val="99"/>
    <w:unhideWhenUsed/>
    <w:rsid w:val="00C65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CFD"/>
    <w:rPr>
      <w:rFonts w:eastAsiaTheme="minorEastAsia"/>
      <w:sz w:val="21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C65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5CFD"/>
    <w:rPr>
      <w:rFonts w:eastAsiaTheme="minorEastAsia"/>
      <w:sz w:val="21"/>
      <w:szCs w:val="21"/>
    </w:rPr>
  </w:style>
  <w:style w:type="paragraph" w:styleId="NormalWeb">
    <w:name w:val="Normal (Web)"/>
    <w:basedOn w:val="Normal"/>
    <w:uiPriority w:val="99"/>
    <w:unhideWhenUsed/>
    <w:rsid w:val="00166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gende">
    <w:name w:val="caption"/>
    <w:basedOn w:val="Normal"/>
    <w:next w:val="Normal"/>
    <w:autoRedefine/>
    <w:uiPriority w:val="35"/>
    <w:unhideWhenUsed/>
    <w:qFormat/>
    <w:rsid w:val="00F25DCF"/>
    <w:pPr>
      <w:spacing w:line="240" w:lineRule="auto"/>
      <w:jc w:val="center"/>
    </w:pPr>
    <w:rPr>
      <w:rFonts w:ascii="Trebuchet MS" w:hAnsi="Trebuchet MS" w:cs="Arial"/>
      <w:b/>
      <w:bCs/>
      <w:i/>
      <w:color w:val="000000" w:themeColor="text1"/>
      <w:sz w:val="24"/>
      <w:szCs w:val="16"/>
      <w:u w:val="single"/>
    </w:rPr>
  </w:style>
  <w:style w:type="paragraph" w:styleId="Paragraphedeliste">
    <w:name w:val="List Paragraph"/>
    <w:basedOn w:val="Normal"/>
    <w:uiPriority w:val="34"/>
    <w:qFormat/>
    <w:rsid w:val="009A6AA0"/>
    <w:pPr>
      <w:spacing w:line="256" w:lineRule="auto"/>
      <w:ind w:left="720"/>
      <w:contextualSpacing/>
    </w:pPr>
    <w:rPr>
      <w:rFonts w:eastAsiaTheme="minorHAnsi"/>
      <w:sz w:val="22"/>
      <w:szCs w:val="22"/>
    </w:rPr>
  </w:style>
  <w:style w:type="character" w:customStyle="1" w:styleId="Titre1Car">
    <w:name w:val="Titre 1 Car"/>
    <w:basedOn w:val="Policepardfaut"/>
    <w:link w:val="Titre1"/>
    <w:uiPriority w:val="9"/>
    <w:rsid w:val="006644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644BA"/>
    <w:pPr>
      <w:spacing w:line="259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6644BA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6644B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E27A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auListe4-Accentuation1">
    <w:name w:val="List Table 4 Accent 1"/>
    <w:basedOn w:val="TableauNormal"/>
    <w:uiPriority w:val="49"/>
    <w:rsid w:val="00E27AEA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106E8E"/>
    <w:pPr>
      <w:spacing w:after="100" w:line="259" w:lineRule="auto"/>
    </w:pPr>
    <w:rPr>
      <w:rFonts w:cs="Times New Roman"/>
      <w:sz w:val="22"/>
      <w:szCs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06E8E"/>
    <w:pPr>
      <w:spacing w:after="100" w:line="259" w:lineRule="auto"/>
      <w:ind w:left="440"/>
    </w:pPr>
    <w:rPr>
      <w:rFonts w:cs="Times New Roman"/>
      <w:sz w:val="22"/>
      <w:szCs w:val="22"/>
      <w:lang w:eastAsia="fr-FR"/>
    </w:rPr>
  </w:style>
  <w:style w:type="table" w:styleId="TableauGrille4-Accentuation1">
    <w:name w:val="Grid Table 4 Accent 1"/>
    <w:basedOn w:val="TableauNormal"/>
    <w:uiPriority w:val="49"/>
    <w:rsid w:val="000034BC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Paragraphedeliste1">
    <w:name w:val="Paragraphe de liste1"/>
    <w:basedOn w:val="Normal"/>
    <w:qFormat/>
    <w:rsid w:val="00883EBF"/>
    <w:pPr>
      <w:spacing w:before="100" w:beforeAutospacing="1" w:after="100" w:afterAutospacing="1" w:line="271" w:lineRule="auto"/>
      <w:contextualSpacing/>
    </w:pPr>
    <w:rPr>
      <w:rFonts w:ascii="Calibri" w:eastAsia="DengXian" w:hAnsi="Calibri" w:cs="Times New Roman"/>
      <w:sz w:val="24"/>
      <w:szCs w:val="24"/>
      <w:lang w:eastAsia="fr-FR"/>
    </w:rPr>
  </w:style>
  <w:style w:type="table" w:customStyle="1" w:styleId="Grilledetableauclaire1">
    <w:name w:val="Grille de tableau claire1"/>
    <w:basedOn w:val="TableauNormal"/>
    <w:uiPriority w:val="40"/>
    <w:qFormat/>
    <w:rsid w:val="00883EBF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8011ED"/>
    <w:rPr>
      <w:color w:val="954F72" w:themeColor="followed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9E7BB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PROJET%20PROFESSIONEL\COMFIRME\DOCUMENTS\DOCUMENT%20D'ANALYSE%20FONCTIONNELLLE%20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154FC-67D2-4328-9F90-BA2D664AA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3968</TotalTime>
  <Pages>44</Pages>
  <Words>6891</Words>
  <Characters>37901</Characters>
  <Application>Microsoft Office Word</Application>
  <DocSecurity>0</DocSecurity>
  <Lines>315</Lines>
  <Paragraphs>89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FAYA Essognim Love</dc:creator>
  <cp:keywords/>
  <dc:description/>
  <cp:lastModifiedBy>FAYA Essognim Love</cp:lastModifiedBy>
  <cp:revision>262</cp:revision>
  <dcterms:created xsi:type="dcterms:W3CDTF">2022-01-17T12:01:00Z</dcterms:created>
  <dcterms:modified xsi:type="dcterms:W3CDTF">2022-02-17T21:00:00Z</dcterms:modified>
</cp:coreProperties>
</file>